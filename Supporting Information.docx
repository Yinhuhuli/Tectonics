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36"/>
          <w:szCs w:val="36"/>
        </w:rPr>
      </w:pPr>
      <w:r>
        <w:drawing>
          <wp:inline distT="0" distB="0" distL="0" distR="0">
            <wp:extent cx="1612900" cy="756920"/>
            <wp:effectExtent l="0" t="0" r="6350" b="5080"/>
            <wp:docPr id="1145305958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05958" name="Picture 1" descr="Logo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18986" cy="75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0" w:beforeAutospacing="1" w:after="100" w:afterAutospacing="1"/>
        <w:jc w:val="center"/>
        <w:rPr>
          <w:rFonts w:ascii="Myriad Pro" w:hAnsi="Myriad Pro"/>
          <w:i/>
          <w:sz w:val="22"/>
          <w:szCs w:val="22"/>
        </w:rPr>
      </w:pPr>
      <w:r>
        <w:rPr>
          <w:rFonts w:hint="eastAsia" w:ascii="Myriad Pro" w:hAnsi="Myriad Pro" w:eastAsia="宋体"/>
          <w:i/>
          <w:sz w:val="22"/>
          <w:szCs w:val="22"/>
          <w:lang w:val="en-US" w:eastAsia="zh-CN"/>
        </w:rPr>
        <w:t>Tectonics</w:t>
      </w:r>
    </w:p>
    <w:p>
      <w:pPr>
        <w:spacing w:before="100" w:beforeAutospacing="1" w:after="100" w:afterAutospacing="1"/>
        <w:jc w:val="center"/>
        <w:rPr>
          <w:rFonts w:ascii="Myriad Pro" w:hAnsi="Myriad Pro"/>
          <w:sz w:val="22"/>
          <w:szCs w:val="22"/>
        </w:rPr>
      </w:pPr>
      <w:r>
        <w:rPr>
          <w:rFonts w:ascii="Myriad Pro" w:hAnsi="Myriad Pro"/>
          <w:sz w:val="22"/>
          <w:szCs w:val="22"/>
        </w:rPr>
        <w:t>Supporting Information for</w:t>
      </w:r>
    </w:p>
    <w:p>
      <w:pPr>
        <w:spacing w:before="100" w:beforeAutospacing="1" w:after="100" w:afterAutospacing="1"/>
        <w:jc w:val="center"/>
        <w:rPr>
          <w:rFonts w:ascii="Myriad Pro" w:hAnsi="Myriad Pro"/>
          <w:b/>
          <w:sz w:val="22"/>
          <w:szCs w:val="22"/>
        </w:rPr>
      </w:pPr>
      <w:ins w:id="0" w:author="Ji Haomin" w:date="2024-04-06T10:09:55Z">
        <w:r>
          <w:rPr>
            <w:rFonts w:hint="eastAsia" w:ascii="Myriad Pro" w:hAnsi="Myriad Pro"/>
            <w:b/>
            <w:sz w:val="22"/>
            <w:szCs w:val="22"/>
          </w:rPr>
          <w:t>Slip Distribution along the Chenghai fault from airborne LiDAR and tectonic implications for the 1515 Yongsheng earthquake, China</w:t>
        </w:r>
      </w:ins>
      <w:del w:id="1" w:author="Ji Haomin" w:date="2024-04-06T10:09:55Z">
        <w:r>
          <w:rPr>
            <w:rFonts w:hint="eastAsia" w:ascii="Myriad Pro" w:hAnsi="Myriad Pro"/>
            <w:b/>
            <w:sz w:val="22"/>
            <w:szCs w:val="22"/>
          </w:rPr>
          <w:delText>Surface Rupture and Slip Distribution along the Chenghai fault mapped from airborne LiDAR data and its tectonic implications</w:delText>
        </w:r>
      </w:del>
    </w:p>
    <w:p>
      <w:pPr>
        <w:spacing w:before="100" w:beforeAutospacing="1" w:after="100" w:afterAutospacing="1"/>
        <w:jc w:val="center"/>
        <w:rPr>
          <w:rFonts w:ascii="Myriad Pro" w:hAnsi="Myriad Pro"/>
          <w:sz w:val="22"/>
          <w:szCs w:val="22"/>
        </w:rPr>
      </w:pPr>
      <w:r>
        <w:rPr>
          <w:rFonts w:hint="eastAsia" w:ascii="Myriad Pro" w:hAnsi="Myriad Pro"/>
          <w:sz w:val="22"/>
          <w:szCs w:val="22"/>
        </w:rPr>
        <w:t>Haomin Ji</w:t>
      </w:r>
      <w:r>
        <w:rPr>
          <w:rFonts w:hint="eastAsia" w:ascii="Myriad Pro" w:hAnsi="Myriad Pro"/>
          <w:sz w:val="22"/>
          <w:szCs w:val="22"/>
          <w:vertAlign w:val="superscript"/>
        </w:rPr>
        <w:t>1, 2</w:t>
      </w:r>
      <w:r>
        <w:rPr>
          <w:rFonts w:hint="eastAsia" w:ascii="Myriad Pro" w:hAnsi="Myriad Pro"/>
          <w:sz w:val="22"/>
          <w:szCs w:val="22"/>
        </w:rPr>
        <w:t>, Zhikun Ren</w:t>
      </w:r>
      <w:r>
        <w:rPr>
          <w:rFonts w:hint="eastAsia" w:ascii="Myriad Pro" w:hAnsi="Myriad Pro"/>
          <w:sz w:val="22"/>
          <w:szCs w:val="22"/>
          <w:vertAlign w:val="superscript"/>
        </w:rPr>
        <w:t>1, 2*</w:t>
      </w:r>
      <w:r>
        <w:rPr>
          <w:rFonts w:hint="eastAsia" w:ascii="Myriad Pro" w:hAnsi="Myriad Pro"/>
          <w:sz w:val="22"/>
          <w:szCs w:val="22"/>
        </w:rPr>
        <w:t>, Xiaoxiao Zhu</w:t>
      </w:r>
      <w:r>
        <w:rPr>
          <w:rFonts w:hint="eastAsia" w:ascii="Myriad Pro" w:hAnsi="Myriad Pro"/>
          <w:sz w:val="22"/>
          <w:szCs w:val="22"/>
          <w:vertAlign w:val="superscript"/>
        </w:rPr>
        <w:t>1, 2</w:t>
      </w:r>
      <w:r>
        <w:rPr>
          <w:rFonts w:hint="eastAsia" w:ascii="Myriad Pro" w:hAnsi="Myriad Pro"/>
          <w:sz w:val="22"/>
          <w:szCs w:val="22"/>
        </w:rPr>
        <w:t>, Mingkun Bai</w:t>
      </w:r>
      <w:r>
        <w:rPr>
          <w:rFonts w:hint="eastAsia" w:ascii="Myriad Pro" w:hAnsi="Myriad Pro"/>
          <w:sz w:val="22"/>
          <w:szCs w:val="22"/>
          <w:vertAlign w:val="superscript"/>
        </w:rPr>
        <w:t>1, 2</w:t>
      </w:r>
      <w:r>
        <w:rPr>
          <w:rFonts w:hint="eastAsia" w:ascii="Myriad Pro" w:hAnsi="Myriad Pro"/>
          <w:sz w:val="22"/>
          <w:szCs w:val="22"/>
        </w:rPr>
        <w:t>, Guodong Bao</w:t>
      </w:r>
      <w:r>
        <w:rPr>
          <w:rFonts w:hint="eastAsia" w:ascii="Myriad Pro" w:hAnsi="Myriad Pro"/>
          <w:sz w:val="22"/>
          <w:szCs w:val="22"/>
          <w:vertAlign w:val="superscript"/>
        </w:rPr>
        <w:t>1,2</w:t>
      </w:r>
      <w:r>
        <w:rPr>
          <w:rFonts w:hint="eastAsia" w:ascii="Myriad Pro" w:hAnsi="Myriad Pro"/>
          <w:sz w:val="22"/>
          <w:szCs w:val="22"/>
        </w:rPr>
        <w:t>, Jinrui Liu</w:t>
      </w:r>
      <w:r>
        <w:rPr>
          <w:rFonts w:hint="eastAsia" w:ascii="Myriad Pro" w:hAnsi="Myriad Pro"/>
          <w:sz w:val="22"/>
          <w:szCs w:val="22"/>
          <w:vertAlign w:val="superscript"/>
        </w:rPr>
        <w:t>1, 2</w:t>
      </w:r>
      <w:r>
        <w:rPr>
          <w:rFonts w:hint="eastAsia" w:ascii="Myriad Pro" w:hAnsi="Myriad Pro"/>
          <w:sz w:val="22"/>
          <w:szCs w:val="22"/>
        </w:rPr>
        <w:t>, Guanghao Ha</w:t>
      </w:r>
      <w:r>
        <w:rPr>
          <w:rFonts w:hint="eastAsia" w:ascii="Myriad Pro" w:hAnsi="Myriad Pro"/>
          <w:sz w:val="22"/>
          <w:szCs w:val="22"/>
          <w:vertAlign w:val="superscript"/>
        </w:rPr>
        <w:t>1, 2</w:t>
      </w:r>
      <w:r>
        <w:rPr>
          <w:rFonts w:hint="eastAsia" w:ascii="Myriad Pro" w:hAnsi="Myriad Pro"/>
          <w:sz w:val="22"/>
          <w:szCs w:val="22"/>
        </w:rPr>
        <w:t>, Zhongtai He</w:t>
      </w:r>
      <w:r>
        <w:rPr>
          <w:rFonts w:hint="eastAsia" w:ascii="Myriad Pro" w:hAnsi="Myriad Pro"/>
          <w:sz w:val="22"/>
          <w:szCs w:val="22"/>
          <w:vertAlign w:val="superscript"/>
        </w:rPr>
        <w:t>1, 2</w:t>
      </w:r>
    </w:p>
    <w:p>
      <w:pPr>
        <w:spacing w:before="100" w:beforeAutospacing="1" w:after="100" w:afterAutospacing="1"/>
        <w:jc w:val="center"/>
        <w:rPr>
          <w:rFonts w:hint="eastAsia" w:ascii="Myriad Pro" w:hAnsi="Myriad Pro"/>
          <w:sz w:val="18"/>
          <w:szCs w:val="18"/>
        </w:rPr>
      </w:pPr>
      <w:r>
        <w:rPr>
          <w:rFonts w:hint="eastAsia" w:ascii="Myriad Pro" w:hAnsi="Myriad Pro"/>
          <w:sz w:val="18"/>
          <w:szCs w:val="18"/>
          <w:vertAlign w:val="superscript"/>
        </w:rPr>
        <w:t>1</w:t>
      </w:r>
      <w:r>
        <w:rPr>
          <w:rFonts w:hint="eastAsia" w:ascii="Myriad Pro" w:hAnsi="Myriad Pro"/>
          <w:sz w:val="18"/>
          <w:szCs w:val="18"/>
        </w:rPr>
        <w:t>State Key Laboratory of Earthquake Dynamics, Institute of Geology, China Earthquake Administration, Beijing, 100029, China</w:t>
      </w:r>
    </w:p>
    <w:p>
      <w:pPr>
        <w:spacing w:before="100" w:beforeAutospacing="1" w:after="100" w:afterAutospacing="1"/>
        <w:jc w:val="center"/>
        <w:rPr>
          <w:rFonts w:ascii="Myriad Pro" w:hAnsi="Myriad Pro"/>
          <w:sz w:val="22"/>
          <w:szCs w:val="22"/>
        </w:rPr>
      </w:pPr>
      <w:r>
        <w:rPr>
          <w:rFonts w:hint="eastAsia" w:ascii="Myriad Pro" w:hAnsi="Myriad Pro"/>
          <w:sz w:val="18"/>
          <w:szCs w:val="18"/>
          <w:vertAlign w:val="superscript"/>
        </w:rPr>
        <w:t>2</w:t>
      </w:r>
      <w:r>
        <w:rPr>
          <w:rFonts w:hint="eastAsia" w:ascii="Myriad Pro" w:hAnsi="Myriad Pro"/>
          <w:sz w:val="18"/>
          <w:szCs w:val="18"/>
        </w:rPr>
        <w:t>Key Laboratory of Seismic and Volcanic Hazards, China Earthquake Administration, Beijing, 100029, China</w:t>
      </w:r>
      <w:r>
        <w:rPr>
          <w:rFonts w:ascii="Myriad Pro" w:hAnsi="Myriad Pro"/>
          <w:sz w:val="22"/>
          <w:szCs w:val="22"/>
        </w:rPr>
        <w:t xml:space="preserve"> </w:t>
      </w:r>
    </w:p>
    <w:p>
      <w:pPr>
        <w:spacing w:before="100" w:beforeAutospacing="1" w:after="100" w:afterAutospacing="1"/>
        <w:jc w:val="center"/>
        <w:rPr>
          <w:rFonts w:ascii="Myriad Pro" w:hAnsi="Myriad Pro"/>
          <w:sz w:val="22"/>
          <w:szCs w:val="22"/>
        </w:rPr>
      </w:pPr>
    </w:p>
    <w:p>
      <w:pPr>
        <w:rPr>
          <w:rFonts w:ascii="Myriad Pro" w:hAnsi="Myriad Pro"/>
          <w:b/>
        </w:rPr>
      </w:pPr>
      <w:r>
        <w:rPr>
          <w:rFonts w:ascii="Myriad Pro" w:hAnsi="Myriad Pro"/>
          <w:b/>
        </w:rPr>
        <w:t xml:space="preserve">Contents of this file </w:t>
      </w:r>
    </w:p>
    <w:p>
      <w:pPr>
        <w:rPr>
          <w:rFonts w:ascii="Myriad Pro" w:hAnsi="Myriad Pro"/>
        </w:rPr>
      </w:pPr>
    </w:p>
    <w:p>
      <w:pPr>
        <w:ind w:left="720"/>
        <w:rPr>
          <w:rFonts w:hint="eastAsia" w:ascii="Myriad Pro" w:hAnsi="Myriad Pro" w:eastAsia="宋体"/>
          <w:sz w:val="22"/>
          <w:szCs w:val="22"/>
          <w:lang w:eastAsia="zh-CN"/>
        </w:rPr>
      </w:pPr>
      <w:r>
        <w:rPr>
          <w:rFonts w:ascii="Myriad Pro" w:hAnsi="Myriad Pro"/>
          <w:sz w:val="22"/>
          <w:szCs w:val="22"/>
        </w:rPr>
        <w:t>Figures S1 to S</w:t>
      </w:r>
      <w:del w:id="2" w:author="Ji Haomin" w:date="2024-05-17T17:23:42Z">
        <w:r>
          <w:rPr>
            <w:rFonts w:hint="default" w:ascii="Myriad Pro" w:hAnsi="Myriad Pro" w:eastAsia="宋体"/>
            <w:sz w:val="22"/>
            <w:szCs w:val="22"/>
            <w:lang w:val="en-US" w:eastAsia="zh-CN"/>
          </w:rPr>
          <w:delText>2</w:delText>
        </w:r>
      </w:del>
      <w:ins w:id="3" w:author="Ji Haomin" w:date="2024-05-17T17:23:42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5</w:t>
        </w:r>
      </w:ins>
    </w:p>
    <w:p>
      <w:pPr>
        <w:ind w:left="720"/>
        <w:rPr>
          <w:rFonts w:ascii="Myriad Pro" w:hAnsi="Myriad Pro"/>
          <w:sz w:val="22"/>
          <w:szCs w:val="22"/>
        </w:rPr>
      </w:pPr>
      <w:r>
        <w:rPr>
          <w:rFonts w:ascii="Myriad Pro" w:hAnsi="Myriad Pro"/>
          <w:sz w:val="22"/>
          <w:szCs w:val="22"/>
        </w:rPr>
        <w:t>Table S</w:t>
      </w:r>
      <w:r>
        <w:rPr>
          <w:rFonts w:hint="eastAsia" w:ascii="Myriad Pro" w:hAnsi="Myriad Pro" w:eastAsia="宋体"/>
          <w:sz w:val="22"/>
          <w:szCs w:val="22"/>
          <w:lang w:val="en-US" w:eastAsia="zh-CN"/>
        </w:rPr>
        <w:t>2</w:t>
      </w:r>
      <w:ins w:id="4" w:author="Ji Haomin" w:date="2024-05-24T02:14:43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 xml:space="preserve"> </w:t>
        </w:r>
      </w:ins>
      <w:ins w:id="5" w:author="Ji Haomin" w:date="2024-05-24T02:14:45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to S</w:t>
        </w:r>
      </w:ins>
      <w:ins w:id="6" w:author="Ji Haomin" w:date="2024-05-24T02:14:46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3</w:t>
        </w:r>
      </w:ins>
      <w:r>
        <w:rPr>
          <w:rFonts w:ascii="Myriad Pro" w:hAnsi="Myriad Pro"/>
          <w:sz w:val="22"/>
          <w:szCs w:val="22"/>
        </w:rPr>
        <w:t xml:space="preserve">  </w:t>
      </w:r>
    </w:p>
    <w:p>
      <w:pPr>
        <w:ind w:left="720"/>
        <w:rPr>
          <w:rFonts w:ascii="Myriad Pro" w:hAnsi="Myriad Pro"/>
        </w:rPr>
      </w:pPr>
    </w:p>
    <w:p>
      <w:pPr>
        <w:rPr>
          <w:rFonts w:ascii="Myriad Pro" w:hAnsi="Myriad Pro"/>
          <w:b/>
        </w:rPr>
      </w:pPr>
      <w:r>
        <w:rPr>
          <w:rFonts w:ascii="Myriad Pro" w:hAnsi="Myriad Pro"/>
          <w:b/>
        </w:rPr>
        <w:t>Additional Supporting Information (Files uploaded separately)</w:t>
      </w:r>
    </w:p>
    <w:p>
      <w:pPr>
        <w:rPr>
          <w:rFonts w:ascii="Myriad Pro Light" w:hAnsi="Myriad Pro Light"/>
          <w:b/>
        </w:rPr>
      </w:pPr>
    </w:p>
    <w:p>
      <w:pPr>
        <w:ind w:left="720"/>
        <w:rPr>
          <w:rFonts w:ascii="Myriad Pro" w:hAnsi="Myriad Pro"/>
          <w:sz w:val="22"/>
          <w:szCs w:val="22"/>
        </w:rPr>
      </w:pPr>
      <w:r>
        <w:rPr>
          <w:rFonts w:ascii="Myriad Pro" w:hAnsi="Myriad Pro"/>
          <w:sz w:val="22"/>
          <w:szCs w:val="22"/>
        </w:rPr>
        <w:t xml:space="preserve">Captions for Tables S1 </w:t>
      </w:r>
      <w:r>
        <w:rPr>
          <w:rFonts w:hint="eastAsia" w:ascii="Myriad Pro" w:hAnsi="Myriad Pro" w:eastAsia="宋体"/>
          <w:sz w:val="22"/>
          <w:szCs w:val="22"/>
          <w:lang w:val="en-US" w:eastAsia="zh-CN"/>
        </w:rPr>
        <w:t>and Table</w:t>
      </w:r>
      <w:r>
        <w:rPr>
          <w:rFonts w:ascii="Myriad Pro" w:hAnsi="Myriad Pro"/>
          <w:sz w:val="22"/>
          <w:szCs w:val="22"/>
        </w:rPr>
        <w:t xml:space="preserve"> S</w:t>
      </w:r>
      <w:del w:id="7" w:author="Ji Haomin" w:date="2024-05-24T02:15:09Z">
        <w:r>
          <w:rPr>
            <w:rFonts w:hint="default" w:ascii="Myriad Pro" w:hAnsi="Myriad Pro" w:eastAsia="宋体"/>
            <w:sz w:val="22"/>
            <w:szCs w:val="22"/>
            <w:lang w:val="en-US" w:eastAsia="zh-CN"/>
          </w:rPr>
          <w:delText>3</w:delText>
        </w:r>
      </w:del>
      <w:ins w:id="8" w:author="Ji Haomin" w:date="2024-05-24T02:15:09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4</w:t>
        </w:r>
      </w:ins>
      <w:r>
        <w:rPr>
          <w:rFonts w:ascii="Myriad Pro" w:hAnsi="Myriad Pro"/>
          <w:sz w:val="22"/>
          <w:szCs w:val="22"/>
        </w:rPr>
        <w:t xml:space="preserve"> </w:t>
      </w:r>
    </w:p>
    <w:p>
      <w:pPr>
        <w:ind w:left="720"/>
        <w:rPr>
          <w:rFonts w:ascii="Myriad Pro" w:hAnsi="Myriad Pro"/>
          <w:sz w:val="22"/>
          <w:szCs w:val="22"/>
        </w:rPr>
      </w:pPr>
      <w:r>
        <w:rPr>
          <w:rFonts w:hint="eastAsia" w:ascii="Myriad Pro" w:hAnsi="Myriad Pro"/>
          <w:sz w:val="22"/>
          <w:szCs w:val="22"/>
        </w:rPr>
        <w:t>Captions for Data Set A1</w:t>
      </w:r>
    </w:p>
    <w:p>
      <w:pPr>
        <w:ind w:left="720"/>
        <w:rPr>
          <w:rFonts w:hint="eastAsia" w:ascii="Myriad Pro" w:hAnsi="Myriad Pro"/>
          <w:sz w:val="22"/>
          <w:szCs w:val="22"/>
        </w:rPr>
      </w:pPr>
      <w:bookmarkStart w:id="0" w:name="OLE_LINK8"/>
      <w:r>
        <w:rPr>
          <w:rFonts w:hint="eastAsia" w:ascii="Myriad Pro" w:hAnsi="Myriad Pro"/>
          <w:sz w:val="22"/>
          <w:szCs w:val="22"/>
        </w:rPr>
        <w:t>References From the Supporting Information</w:t>
      </w:r>
      <w:bookmarkEnd w:id="0"/>
    </w:p>
    <w:p>
      <w:pPr>
        <w:spacing w:before="100" w:beforeAutospacing="1" w:after="100" w:afterAutospacing="1"/>
        <w:rPr>
          <w:rFonts w:ascii="Myriad Pro" w:hAnsi="Myriad Pro"/>
          <w:b/>
          <w:szCs w:val="24"/>
        </w:rPr>
      </w:pPr>
      <w:r>
        <w:rPr>
          <w:rFonts w:ascii="Myriad Pro" w:hAnsi="Myriad Pro"/>
          <w:b/>
          <w:bCs/>
          <w:szCs w:val="24"/>
        </w:rPr>
        <w:t>Introduction</w:t>
      </w:r>
      <w:r>
        <w:rPr>
          <w:rFonts w:ascii="Myriad Pro" w:hAnsi="Myriad Pro"/>
          <w:b/>
          <w:szCs w:val="24"/>
        </w:rPr>
        <w:t xml:space="preserve"> </w:t>
      </w:r>
    </w:p>
    <w:p>
      <w:pPr>
        <w:spacing w:before="100" w:beforeAutospacing="1" w:after="100" w:afterAutospacing="1"/>
        <w:rPr>
          <w:rFonts w:hint="default" w:ascii="Myriad Pro" w:hAnsi="Myriad Pro" w:eastAsia="宋体"/>
          <w:lang w:val="en-US" w:eastAsia="zh-CN"/>
        </w:rPr>
      </w:pPr>
      <w:r>
        <w:rPr>
          <w:rFonts w:hint="eastAsia" w:ascii="Myriad Pro" w:hAnsi="Myriad Pro"/>
          <w:sz w:val="22"/>
          <w:szCs w:val="22"/>
        </w:rPr>
        <w:t>Figure S1 shows the p</w:t>
      </w:r>
      <w:r>
        <w:rPr>
          <w:rFonts w:hint="eastAsia" w:ascii="Myriad Pro" w:hAnsi="Myriad Pro" w:eastAsia="宋体"/>
          <w:sz w:val="22"/>
          <w:szCs w:val="22"/>
          <w:lang w:val="en-US" w:eastAsia="zh-CN"/>
        </w:rPr>
        <w:t xml:space="preserve">rocess of the displacement measurement method. </w:t>
      </w:r>
      <w:ins w:id="9" w:author="Ji Haomin" w:date="2024-05-24T02:15:34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F</w:t>
        </w:r>
      </w:ins>
      <w:ins w:id="10" w:author="Ji Haomin" w:date="2024-05-24T02:15:40Z">
        <w:r>
          <w:rPr>
            <w:rFonts w:hint="eastAsia" w:ascii="Myriad Pro" w:hAnsi="Myriad Pro"/>
            <w:sz w:val="22"/>
            <w:szCs w:val="22"/>
          </w:rPr>
          <w:t>igure S2</w:t>
        </w:r>
      </w:ins>
      <w:ins w:id="11" w:author="Ji Haomin" w:date="2024-05-24T02:17:16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 xml:space="preserve"> </w:t>
        </w:r>
      </w:ins>
      <w:ins w:id="12" w:author="Ji Haomin" w:date="2024-05-24T02:17:17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pre</w:t>
        </w:r>
      </w:ins>
      <w:ins w:id="13" w:author="Ji Haomin" w:date="2024-05-24T02:17:18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sent</w:t>
        </w:r>
      </w:ins>
      <w:ins w:id="14" w:author="Ji Haomin" w:date="2024-05-24T02:17:19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s</w:t>
        </w:r>
      </w:ins>
      <w:ins w:id="15" w:author="Ji Haomin" w:date="2024-05-24T02:17:20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 xml:space="preserve"> all</w:t>
        </w:r>
      </w:ins>
      <w:ins w:id="16" w:author="Ji Haomin" w:date="2024-05-24T02:17:21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 xml:space="preserve"> </w:t>
        </w:r>
      </w:ins>
      <w:ins w:id="17" w:author="Ji Haomin" w:date="2024-05-24T02:18:04Z">
        <w:r>
          <w:rPr>
            <w:rFonts w:hint="eastAsia" w:ascii="Myriad Pro" w:hAnsi="Myriad Pro" w:eastAsia="宋体"/>
            <w:sz w:val="22"/>
            <w:szCs w:val="22"/>
            <w:lang w:eastAsia="zh-CN"/>
            <w:rPrChange w:id="18" w:author="Ji Haomin" w:date="2024-05-24T02:18:04Z">
              <w:rPr>
                <w:rFonts w:hint="eastAsia"/>
              </w:rPr>
            </w:rPrChange>
          </w:rPr>
          <w:t>topographic profiles</w:t>
        </w:r>
      </w:ins>
      <w:ins w:id="20" w:author="Ji Haomin" w:date="2024-05-24T02:16:37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 xml:space="preserve">. </w:t>
        </w:r>
      </w:ins>
      <w:ins w:id="21" w:author="Ji Haomin" w:date="2024-05-24T02:16:33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F</w:t>
        </w:r>
      </w:ins>
      <w:ins w:id="22" w:author="Ji Haomin" w:date="2024-05-24T02:16:33Z">
        <w:r>
          <w:rPr>
            <w:rFonts w:hint="eastAsia" w:ascii="Myriad Pro" w:hAnsi="Myriad Pro"/>
            <w:sz w:val="22"/>
            <w:szCs w:val="22"/>
          </w:rPr>
          <w:t>igure S</w:t>
        </w:r>
      </w:ins>
      <w:ins w:id="23" w:author="Ji Haomin" w:date="2024-05-24T02:16:40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3</w:t>
        </w:r>
      </w:ins>
      <w:ins w:id="24" w:author="Ji Haomin" w:date="2024-05-24T02:16:33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 xml:space="preserve"> and S</w:t>
        </w:r>
      </w:ins>
      <w:ins w:id="25" w:author="Ji Haomin" w:date="2024-05-24T02:16:41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4</w:t>
        </w:r>
      </w:ins>
      <w:ins w:id="26" w:author="Ji Haomin" w:date="2024-05-24T02:16:06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 xml:space="preserve"> </w:t>
        </w:r>
      </w:ins>
      <w:ins w:id="27" w:author="Ji Haomin" w:date="2024-05-24T02:15:43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g</w:t>
        </w:r>
      </w:ins>
      <w:ins w:id="28" w:author="Ji Haomin" w:date="2024-05-24T02:15:45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ive</w:t>
        </w:r>
      </w:ins>
      <w:ins w:id="29" w:author="Ji Haomin" w:date="2024-05-24T02:15:48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 xml:space="preserve"> </w:t>
        </w:r>
      </w:ins>
      <w:ins w:id="30" w:author="Ji Haomin" w:date="2024-05-24T02:15:49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t</w:t>
        </w:r>
      </w:ins>
      <w:ins w:id="31" w:author="Ji Haomin" w:date="2024-05-24T02:15:52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h</w:t>
        </w:r>
      </w:ins>
      <w:ins w:id="32" w:author="Ji Haomin" w:date="2024-05-24T02:15:53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e r</w:t>
        </w:r>
      </w:ins>
      <w:ins w:id="33" w:author="Ji Haomin" w:date="2024-05-24T02:15:54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 xml:space="preserve">aw </w:t>
        </w:r>
      </w:ins>
      <w:ins w:id="34" w:author="Ji Haomin" w:date="2024-05-24T02:15:55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im</w:t>
        </w:r>
      </w:ins>
      <w:ins w:id="35" w:author="Ji Haomin" w:date="2024-05-24T02:15:56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age</w:t>
        </w:r>
      </w:ins>
      <w:ins w:id="36" w:author="Ji Haomin" w:date="2024-05-24T02:15:57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s</w:t>
        </w:r>
      </w:ins>
      <w:ins w:id="37" w:author="Ji Haomin" w:date="2024-05-24T02:15:59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 xml:space="preserve"> </w:t>
        </w:r>
      </w:ins>
      <w:ins w:id="38" w:author="Ji Haomin" w:date="2024-05-24T02:17:03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to facilitate readers to identify the fault trace</w:t>
        </w:r>
      </w:ins>
      <w:ins w:id="39" w:author="Ji Haomin" w:date="2024-05-24T02:17:05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 xml:space="preserve">. </w:t>
        </w:r>
      </w:ins>
      <w:r>
        <w:rPr>
          <w:rFonts w:hint="eastAsia" w:ascii="Myriad Pro" w:hAnsi="Myriad Pro"/>
          <w:sz w:val="22"/>
          <w:szCs w:val="22"/>
        </w:rPr>
        <w:t>Figure S</w:t>
      </w:r>
      <w:del w:id="40" w:author="Ji Haomin" w:date="2024-05-24T02:17:08Z">
        <w:r>
          <w:rPr>
            <w:rFonts w:hint="default" w:ascii="Myriad Pro" w:hAnsi="Myriad Pro"/>
            <w:sz w:val="22"/>
            <w:szCs w:val="22"/>
            <w:lang w:val="en-US"/>
          </w:rPr>
          <w:delText>2</w:delText>
        </w:r>
      </w:del>
      <w:ins w:id="41" w:author="Ji Haomin" w:date="2024-05-24T02:17:08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5</w:t>
        </w:r>
      </w:ins>
      <w:r>
        <w:rPr>
          <w:rFonts w:hint="eastAsia" w:ascii="Myriad Pro" w:hAnsi="Myriad Pro"/>
          <w:sz w:val="22"/>
          <w:szCs w:val="22"/>
        </w:rPr>
        <w:t xml:space="preserve"> gives </w:t>
      </w:r>
      <w:r>
        <w:rPr>
          <w:rFonts w:hint="eastAsia" w:ascii="Myriad Pro" w:hAnsi="Myriad Pro" w:eastAsia="宋体"/>
          <w:sz w:val="22"/>
          <w:szCs w:val="22"/>
          <w:lang w:val="en-US" w:eastAsia="zh-CN"/>
        </w:rPr>
        <w:t xml:space="preserve">the calculation results of the cumulative offset probability density based on the horizontal displacements along the S2 and S3 segments. </w:t>
      </w:r>
      <w:r>
        <w:rPr>
          <w:rFonts w:hint="eastAsia" w:ascii="Myriad Pro" w:hAnsi="Myriad Pro"/>
          <w:sz w:val="22"/>
          <w:szCs w:val="22"/>
        </w:rPr>
        <w:t>T</w:t>
      </w:r>
      <w:r>
        <w:rPr>
          <w:rFonts w:hint="eastAsia" w:ascii="Myriad Pro" w:hAnsi="Myriad Pro" w:eastAsia="宋体"/>
          <w:sz w:val="22"/>
          <w:szCs w:val="22"/>
          <w:lang w:val="en-US" w:eastAsia="zh-CN"/>
        </w:rPr>
        <w:t>able</w:t>
      </w:r>
      <w:r>
        <w:rPr>
          <w:rFonts w:hint="eastAsia" w:ascii="Myriad Pro" w:hAnsi="Myriad Pro"/>
          <w:sz w:val="22"/>
          <w:szCs w:val="22"/>
        </w:rPr>
        <w:t xml:space="preserve"> S1 displays all </w:t>
      </w:r>
      <w:r>
        <w:rPr>
          <w:rFonts w:hint="eastAsia" w:ascii="Myriad Pro" w:hAnsi="Myriad Pro" w:eastAsia="宋体"/>
          <w:sz w:val="22"/>
          <w:szCs w:val="22"/>
          <w:lang w:val="en-US" w:eastAsia="zh-CN"/>
        </w:rPr>
        <w:t>horizontal</w:t>
      </w:r>
      <w:r>
        <w:rPr>
          <w:rFonts w:hint="eastAsia" w:ascii="Myriad Pro" w:hAnsi="Myriad Pro"/>
          <w:sz w:val="22"/>
          <w:szCs w:val="22"/>
        </w:rPr>
        <w:t xml:space="preserve"> displacement measurements along the </w:t>
      </w:r>
      <w:r>
        <w:rPr>
          <w:rFonts w:hint="eastAsia" w:ascii="Myriad Pro" w:hAnsi="Myriad Pro" w:eastAsia="宋体"/>
          <w:sz w:val="22"/>
          <w:szCs w:val="22"/>
          <w:lang w:val="en-US" w:eastAsia="zh-CN"/>
        </w:rPr>
        <w:t>Chenghai</w:t>
      </w:r>
      <w:r>
        <w:rPr>
          <w:rFonts w:hint="eastAsia" w:ascii="Myriad Pro" w:hAnsi="Myriad Pro"/>
          <w:sz w:val="22"/>
          <w:szCs w:val="22"/>
        </w:rPr>
        <w:t xml:space="preserve"> Fault</w:t>
      </w:r>
      <w:r>
        <w:rPr>
          <w:rFonts w:hint="eastAsia" w:ascii="Myriad Pro" w:hAnsi="Myriad Pro" w:eastAsia="宋体"/>
          <w:sz w:val="22"/>
          <w:szCs w:val="22"/>
          <w:lang w:val="en-US" w:eastAsia="zh-CN"/>
        </w:rPr>
        <w:t xml:space="preserve">. </w:t>
      </w:r>
      <w:ins w:id="42" w:author="Ji Haomin" w:date="2024-05-24T02:18:53Z">
        <w:r>
          <w:rPr>
            <w:rFonts w:hint="eastAsia" w:ascii="Myriad Pro" w:hAnsi="Myriad Pro"/>
            <w:sz w:val="22"/>
            <w:szCs w:val="22"/>
          </w:rPr>
          <w:t>T</w:t>
        </w:r>
      </w:ins>
      <w:ins w:id="43" w:author="Ji Haomin" w:date="2024-05-24T02:18:53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able</w:t>
        </w:r>
      </w:ins>
      <w:ins w:id="44" w:author="Ji Haomin" w:date="2024-05-24T02:18:53Z">
        <w:r>
          <w:rPr>
            <w:rFonts w:hint="eastAsia" w:ascii="Myriad Pro" w:hAnsi="Myriad Pro"/>
            <w:sz w:val="22"/>
            <w:szCs w:val="22"/>
          </w:rPr>
          <w:t xml:space="preserve"> S</w:t>
        </w:r>
      </w:ins>
      <w:ins w:id="45" w:author="Ji Haomin" w:date="2024-05-24T02:18:53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2</w:t>
        </w:r>
      </w:ins>
      <w:ins w:id="46" w:author="Ji Haomin" w:date="2024-05-24T02:18:53Z">
        <w:r>
          <w:rPr>
            <w:rFonts w:hint="eastAsia" w:ascii="Myriad Pro" w:hAnsi="Myriad Pro"/>
            <w:sz w:val="22"/>
            <w:szCs w:val="22"/>
          </w:rPr>
          <w:t xml:space="preserve"> </w:t>
        </w:r>
      </w:ins>
      <w:ins w:id="47" w:author="Ji Haomin" w:date="2024-05-24T02:18:54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sh</w:t>
        </w:r>
      </w:ins>
      <w:ins w:id="48" w:author="Ji Haomin" w:date="2024-05-24T02:18:55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ows</w:t>
        </w:r>
      </w:ins>
      <w:ins w:id="49" w:author="Ji Haomin" w:date="2024-05-24T02:18:57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 xml:space="preserve"> </w:t>
        </w:r>
      </w:ins>
      <w:ins w:id="50" w:author="Ji Haomin" w:date="2024-05-24T02:18:58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th</w:t>
        </w:r>
      </w:ins>
      <w:ins w:id="51" w:author="Ji Haomin" w:date="2024-05-24T02:18:59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e</w:t>
        </w:r>
      </w:ins>
      <w:ins w:id="52" w:author="Ji Haomin" w:date="2024-05-24T02:19:16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 xml:space="preserve"> </w:t>
        </w:r>
      </w:ins>
      <w:ins w:id="53" w:author="Ji Haomin" w:date="2024-05-24T02:19:21Z">
        <w:r>
          <w:rPr>
            <w:rFonts w:hint="eastAsia" w:ascii="Myriad Pro" w:hAnsi="Myriad Pro" w:eastAsia="宋体"/>
            <w:sz w:val="22"/>
            <w:szCs w:val="22"/>
            <w:lang w:eastAsia="zh-CN"/>
          </w:rPr>
          <w:t>m</w:t>
        </w:r>
      </w:ins>
      <w:ins w:id="54" w:author="Ji Haomin" w:date="2024-05-24T02:19:19Z">
        <w:r>
          <w:rPr>
            <w:rFonts w:hint="eastAsia" w:ascii="Myriad Pro" w:hAnsi="Myriad Pro" w:eastAsia="宋体"/>
            <w:sz w:val="22"/>
            <w:szCs w:val="22"/>
            <w:lang w:eastAsia="zh-CN"/>
            <w:rPrChange w:id="55" w:author="Ji Haomin" w:date="2024-05-24T02:19:19Z">
              <w:rPr>
                <w:rFonts w:hint="eastAsia"/>
              </w:rPr>
            </w:rPrChange>
          </w:rPr>
          <w:t>agnitude estimate of the Yongsheng earthquake in 1515</w:t>
        </w:r>
      </w:ins>
      <w:ins w:id="57" w:author="Ji Haomin" w:date="2024-05-24T02:19:28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 xml:space="preserve"> </w:t>
        </w:r>
      </w:ins>
      <w:ins w:id="58" w:author="Ji Haomin" w:date="2024-05-24T02:19:29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base</w:t>
        </w:r>
      </w:ins>
      <w:ins w:id="59" w:author="Ji Haomin" w:date="2024-05-24T02:19:30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d on</w:t>
        </w:r>
      </w:ins>
      <w:ins w:id="60" w:author="Ji Haomin" w:date="2024-05-24T02:18:59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 xml:space="preserve"> </w:t>
        </w:r>
      </w:ins>
      <w:ins w:id="61" w:author="Ji Haomin" w:date="2024-05-24T02:19:58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empirical formula</w:t>
        </w:r>
      </w:ins>
      <w:ins w:id="62" w:author="Ji Haomin" w:date="2024-05-24T02:20:14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s</w:t>
        </w:r>
      </w:ins>
      <w:ins w:id="63" w:author="Ji Haomin" w:date="2024-05-24T02:20:00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 xml:space="preserve">. </w:t>
        </w:r>
      </w:ins>
      <w:r>
        <w:rPr>
          <w:rFonts w:hint="eastAsia" w:ascii="Myriad Pro" w:hAnsi="Myriad Pro"/>
          <w:sz w:val="22"/>
          <w:szCs w:val="22"/>
        </w:rPr>
        <w:t>T</w:t>
      </w:r>
      <w:r>
        <w:rPr>
          <w:rFonts w:hint="eastAsia" w:ascii="Myriad Pro" w:hAnsi="Myriad Pro" w:eastAsia="宋体"/>
          <w:sz w:val="22"/>
          <w:szCs w:val="22"/>
          <w:lang w:val="en-US" w:eastAsia="zh-CN"/>
        </w:rPr>
        <w:t>able</w:t>
      </w:r>
      <w:r>
        <w:rPr>
          <w:rFonts w:hint="eastAsia" w:ascii="Myriad Pro" w:hAnsi="Myriad Pro"/>
          <w:sz w:val="22"/>
          <w:szCs w:val="22"/>
        </w:rPr>
        <w:t xml:space="preserve"> S</w:t>
      </w:r>
      <w:del w:id="64" w:author="Ji Haomin" w:date="2024-05-24T02:20:16Z">
        <w:r>
          <w:rPr>
            <w:rFonts w:hint="default" w:ascii="Myriad Pro" w:hAnsi="Myriad Pro" w:eastAsia="宋体"/>
            <w:sz w:val="22"/>
            <w:szCs w:val="22"/>
            <w:lang w:val="en-US" w:eastAsia="zh-CN"/>
          </w:rPr>
          <w:delText>2</w:delText>
        </w:r>
      </w:del>
      <w:ins w:id="65" w:author="Ji Haomin" w:date="2024-05-24T02:20:16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3</w:t>
        </w:r>
      </w:ins>
      <w:r>
        <w:rPr>
          <w:rFonts w:hint="eastAsia" w:ascii="Myriad Pro" w:hAnsi="Myriad Pro"/>
          <w:sz w:val="22"/>
          <w:szCs w:val="22"/>
        </w:rPr>
        <w:t xml:space="preserve"> </w:t>
      </w:r>
      <w:r>
        <w:rPr>
          <w:rFonts w:hint="eastAsia" w:ascii="Myriad Pro" w:hAnsi="Myriad Pro" w:eastAsia="宋体"/>
          <w:sz w:val="22"/>
          <w:szCs w:val="22"/>
          <w:lang w:val="en-US" w:eastAsia="zh-CN"/>
        </w:rPr>
        <w:t>present</w:t>
      </w:r>
      <w:r>
        <w:rPr>
          <w:rFonts w:hint="eastAsia" w:ascii="Myriad Pro" w:hAnsi="Myriad Pro"/>
          <w:sz w:val="22"/>
          <w:szCs w:val="22"/>
        </w:rPr>
        <w:t xml:space="preserve">s </w:t>
      </w:r>
      <w:r>
        <w:rPr>
          <w:rFonts w:hint="eastAsia" w:ascii="Myriad Pro" w:hAnsi="Myriad Pro" w:eastAsia="宋体"/>
          <w:sz w:val="22"/>
          <w:szCs w:val="22"/>
          <w:lang w:val="en-US" w:eastAsia="zh-CN"/>
        </w:rPr>
        <w:t>t</w:t>
      </w:r>
      <w:r>
        <w:rPr>
          <w:rFonts w:hint="eastAsia" w:ascii="Myriad Pro" w:hAnsi="Myriad Pro"/>
          <w:sz w:val="22"/>
          <w:szCs w:val="22"/>
        </w:rPr>
        <w:t xml:space="preserve">he slip rate of active faults in the </w:t>
      </w:r>
      <w:r>
        <w:rPr>
          <w:rFonts w:hint="eastAsia" w:ascii="Myriad Pro" w:hAnsi="Myriad Pro" w:eastAsia="宋体"/>
          <w:sz w:val="22"/>
          <w:szCs w:val="22"/>
          <w:lang w:val="en-US" w:eastAsia="zh-CN"/>
        </w:rPr>
        <w:t>Sic</w:t>
      </w:r>
      <w:r>
        <w:rPr>
          <w:rFonts w:hint="eastAsia" w:ascii="Myriad Pro" w:hAnsi="Myriad Pro"/>
          <w:sz w:val="22"/>
          <w:szCs w:val="22"/>
        </w:rPr>
        <w:t>huan</w:t>
      </w:r>
      <w:r>
        <w:rPr>
          <w:rFonts w:hint="eastAsia" w:ascii="Myriad Pro" w:hAnsi="Myriad Pro" w:eastAsia="宋体"/>
          <w:sz w:val="22"/>
          <w:szCs w:val="22"/>
          <w:lang w:val="en-US" w:eastAsia="zh-CN"/>
        </w:rPr>
        <w:t>-Yunnan</w:t>
      </w:r>
      <w:r>
        <w:rPr>
          <w:rFonts w:hint="eastAsia" w:ascii="Myriad Pro" w:hAnsi="Myriad Pro"/>
          <w:sz w:val="22"/>
          <w:szCs w:val="22"/>
        </w:rPr>
        <w:t xml:space="preserve"> block revealed by the geodesy</w:t>
      </w:r>
      <w:r>
        <w:rPr>
          <w:rFonts w:hint="eastAsia" w:ascii="Myriad Pro" w:hAnsi="Myriad Pro" w:eastAsia="宋体"/>
          <w:sz w:val="22"/>
          <w:szCs w:val="22"/>
          <w:lang w:val="en-US" w:eastAsia="zh-CN"/>
        </w:rPr>
        <w:t xml:space="preserve">. </w:t>
      </w:r>
      <w:r>
        <w:rPr>
          <w:rFonts w:hint="eastAsia" w:ascii="Myriad Pro" w:hAnsi="Myriad Pro"/>
          <w:sz w:val="22"/>
          <w:szCs w:val="22"/>
        </w:rPr>
        <w:t>T</w:t>
      </w:r>
      <w:r>
        <w:rPr>
          <w:rFonts w:hint="eastAsia" w:ascii="Myriad Pro" w:hAnsi="Myriad Pro" w:eastAsia="宋体"/>
          <w:sz w:val="22"/>
          <w:szCs w:val="22"/>
          <w:lang w:val="en-US" w:eastAsia="zh-CN"/>
        </w:rPr>
        <w:t>able</w:t>
      </w:r>
      <w:r>
        <w:rPr>
          <w:rFonts w:hint="eastAsia" w:ascii="Myriad Pro" w:hAnsi="Myriad Pro"/>
          <w:sz w:val="22"/>
          <w:szCs w:val="22"/>
        </w:rPr>
        <w:t xml:space="preserve"> S</w:t>
      </w:r>
      <w:del w:id="66" w:author="Ji Haomin" w:date="2024-05-24T02:20:22Z">
        <w:r>
          <w:rPr>
            <w:rFonts w:hint="default" w:ascii="Myriad Pro" w:hAnsi="Myriad Pro" w:eastAsia="宋体"/>
            <w:sz w:val="22"/>
            <w:szCs w:val="22"/>
            <w:lang w:val="en-US" w:eastAsia="zh-CN"/>
          </w:rPr>
          <w:delText>3</w:delText>
        </w:r>
      </w:del>
      <w:ins w:id="67" w:author="Ji Haomin" w:date="2024-05-24T02:20:22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4</w:t>
        </w:r>
      </w:ins>
      <w:r>
        <w:rPr>
          <w:rFonts w:hint="eastAsia" w:ascii="Myriad Pro" w:hAnsi="Myriad Pro"/>
          <w:sz w:val="22"/>
          <w:szCs w:val="22"/>
        </w:rPr>
        <w:t xml:space="preserve"> </w:t>
      </w:r>
      <w:r>
        <w:rPr>
          <w:rFonts w:hint="eastAsia" w:ascii="Myriad Pro" w:hAnsi="Myriad Pro" w:eastAsia="宋体"/>
          <w:sz w:val="22"/>
          <w:szCs w:val="22"/>
          <w:lang w:val="en-US" w:eastAsia="zh-CN"/>
        </w:rPr>
        <w:t>present</w:t>
      </w:r>
      <w:r>
        <w:rPr>
          <w:rFonts w:hint="eastAsia" w:ascii="Myriad Pro" w:hAnsi="Myriad Pro"/>
          <w:sz w:val="22"/>
          <w:szCs w:val="22"/>
        </w:rPr>
        <w:t xml:space="preserve">s </w:t>
      </w:r>
      <w:r>
        <w:rPr>
          <w:rFonts w:hint="eastAsia" w:ascii="Myriad Pro" w:hAnsi="Myriad Pro" w:eastAsia="宋体"/>
          <w:sz w:val="22"/>
          <w:szCs w:val="22"/>
          <w:lang w:val="en-US" w:eastAsia="zh-CN"/>
        </w:rPr>
        <w:t>l</w:t>
      </w:r>
      <w:r>
        <w:rPr>
          <w:rFonts w:hint="eastAsia" w:ascii="Myriad Pro" w:hAnsi="Myriad Pro"/>
          <w:sz w:val="22"/>
          <w:szCs w:val="22"/>
        </w:rPr>
        <w:t xml:space="preserve">ate Quaternary horizontal slip rate of active faults in the </w:t>
      </w:r>
      <w:r>
        <w:rPr>
          <w:rFonts w:hint="eastAsia" w:ascii="Myriad Pro" w:hAnsi="Myriad Pro" w:eastAsia="宋体"/>
          <w:sz w:val="22"/>
          <w:szCs w:val="22"/>
          <w:lang w:val="en-US" w:eastAsia="zh-CN"/>
        </w:rPr>
        <w:t>Sic</w:t>
      </w:r>
      <w:r>
        <w:rPr>
          <w:rFonts w:hint="eastAsia" w:ascii="Myriad Pro" w:hAnsi="Myriad Pro"/>
          <w:sz w:val="22"/>
          <w:szCs w:val="22"/>
        </w:rPr>
        <w:t>huan</w:t>
      </w:r>
      <w:r>
        <w:rPr>
          <w:rFonts w:hint="eastAsia" w:ascii="Myriad Pro" w:hAnsi="Myriad Pro" w:eastAsia="宋体"/>
          <w:sz w:val="22"/>
          <w:szCs w:val="22"/>
          <w:lang w:val="en-US" w:eastAsia="zh-CN"/>
        </w:rPr>
        <w:t>-Yunnan</w:t>
      </w:r>
      <w:r>
        <w:rPr>
          <w:rFonts w:hint="eastAsia" w:ascii="Myriad Pro" w:hAnsi="Myriad Pro"/>
          <w:sz w:val="22"/>
          <w:szCs w:val="22"/>
        </w:rPr>
        <w:t xml:space="preserve"> block</w:t>
      </w:r>
      <w:r>
        <w:rPr>
          <w:rFonts w:hint="eastAsia" w:ascii="Myriad Pro" w:hAnsi="Myriad Pro" w:eastAsia="宋体"/>
          <w:sz w:val="22"/>
          <w:szCs w:val="22"/>
          <w:lang w:val="en-US" w:eastAsia="zh-CN"/>
        </w:rPr>
        <w:t xml:space="preserve">. </w:t>
      </w:r>
      <w:r>
        <w:rPr>
          <w:rFonts w:hint="eastAsia" w:ascii="Myriad Pro" w:hAnsi="Myriad Pro"/>
          <w:sz w:val="22"/>
          <w:szCs w:val="22"/>
        </w:rPr>
        <w:t>Data Set S1 includes a kmz file of the mapped fault trace.</w:t>
      </w:r>
      <w:r>
        <w:rPr>
          <w:rFonts w:hint="eastAsia" w:ascii="Myriad Pro" w:hAnsi="Myriad Pro" w:eastAsia="宋体"/>
          <w:sz w:val="22"/>
          <w:szCs w:val="22"/>
          <w:lang w:val="en-US" w:eastAsia="zh-CN"/>
        </w:rPr>
        <w:t xml:space="preserve"> Finally, all references in the Supporting Information are listed.</w:t>
      </w:r>
    </w:p>
    <w:p>
      <w:pPr>
        <w:rPr>
          <w:rFonts w:ascii="Myriad Pro" w:hAnsi="Myriad Pro"/>
          <w:b/>
        </w:rPr>
      </w:pPr>
    </w:p>
    <w:p>
      <w:pPr>
        <w:pStyle w:val="105"/>
        <w:rPr>
          <w:ins w:id="68" w:author="Ji Haomin" w:date="2024-05-17T17:22:28Z"/>
          <w:rFonts w:hint="default" w:cs="Times New Roman"/>
          <w:lang w:val="en-US" w:eastAsia="zh-CN"/>
        </w:rPr>
      </w:pPr>
      <w:ins w:id="69" w:author="Ji Haomin" w:date="2024-05-18T21:57:53Z">
        <w:r>
          <w:rPr>
            <w:rFonts w:hint="default" w:cs="Times New Roman"/>
            <w:lang w:val="en-US" w:eastAsia="zh-CN"/>
          </w:rPr>
          <w:drawing>
            <wp:inline distT="0" distB="0" distL="114300" distR="114300">
              <wp:extent cx="5483860" cy="1797050"/>
              <wp:effectExtent l="0" t="0" r="2540" b="1270"/>
              <wp:docPr id="5" name="图片 5" descr="Figure sup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图片 5" descr="Figure sup1"/>
                      <pic:cNvPicPr>
                        <a:picLocks noChangeAspect="1"/>
                      </pic:cNvPicPr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3860" cy="17970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71" w:author="Ji Haomin" w:date="2024-05-18T21:57:42Z">
        <w:r>
          <w:rPr>
            <w:rFonts w:hint="default" w:cs="Times New Roman"/>
            <w:lang w:val="en-US" w:eastAsia="zh-CN"/>
          </w:rPr>
          <w:drawing>
            <wp:inline distT="0" distB="0" distL="114300" distR="114300">
              <wp:extent cx="5013960" cy="1642745"/>
              <wp:effectExtent l="0" t="0" r="15240" b="14605"/>
              <wp:docPr id="15" name="图片 15" descr="Figure A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" name="图片 15" descr="Figure A1"/>
                      <pic:cNvPicPr>
                        <a:picLocks noChangeAspect="1"/>
                      </pic:cNvPicPr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13960" cy="16427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>
      <w:pPr>
        <w:pStyle w:val="102"/>
        <w:rPr>
          <w:ins w:id="73" w:author="Ji Haomin" w:date="2024-05-17T17:23:09Z"/>
          <w:rFonts w:ascii="Myriad Pro" w:hAnsi="Myriad Pro"/>
          <w:sz w:val="22"/>
          <w:szCs w:val="22"/>
        </w:rPr>
      </w:pPr>
      <w:ins w:id="74" w:author="Ji Haomin" w:date="2024-05-17T17:23:09Z">
        <w:r>
          <w:rPr>
            <w:rFonts w:ascii="Myriad Pro" w:hAnsi="Myriad Pro"/>
            <w:sz w:val="22"/>
            <w:szCs w:val="22"/>
          </w:rPr>
          <w:t xml:space="preserve">Figure S1. </w:t>
        </w:r>
      </w:ins>
      <w:ins w:id="75" w:author="Ji Haomin" w:date="2024-05-17T17:23:09Z">
        <w:r>
          <w:rPr>
            <w:rFonts w:hint="eastAsia" w:ascii="Myriad Pro" w:hAnsi="Myriad Pro"/>
            <w:b w:val="0"/>
            <w:sz w:val="22"/>
            <w:szCs w:val="22"/>
          </w:rPr>
          <w:t>D</w:t>
        </w:r>
      </w:ins>
      <w:ins w:id="76" w:author="Ji Haomin" w:date="2024-05-17T17:23:09Z">
        <w:r>
          <w:rPr>
            <w:rFonts w:hint="eastAsia" w:ascii="Myriad Pro" w:hAnsi="Myriad Pro" w:eastAsia="宋体"/>
            <w:b w:val="0"/>
            <w:sz w:val="22"/>
            <w:szCs w:val="22"/>
            <w:lang w:val="en-US" w:eastAsia="zh-CN"/>
          </w:rPr>
          <w:t>isplacement</w:t>
        </w:r>
      </w:ins>
      <w:ins w:id="77" w:author="Ji Haomin" w:date="2024-05-17T17:23:09Z">
        <w:r>
          <w:rPr>
            <w:rFonts w:hint="eastAsia" w:ascii="Myriad Pro" w:hAnsi="Myriad Pro"/>
            <w:b w:val="0"/>
            <w:sz w:val="22"/>
            <w:szCs w:val="22"/>
          </w:rPr>
          <w:t xml:space="preserve"> measurement method based on high resolution DEM data</w:t>
        </w:r>
      </w:ins>
      <w:ins w:id="78" w:author="Ji Haomin" w:date="2024-05-17T17:23:09Z">
        <w:r>
          <w:rPr>
            <w:rFonts w:ascii="Myriad Pro" w:hAnsi="Myriad Pro"/>
            <w:b w:val="0"/>
            <w:sz w:val="22"/>
            <w:szCs w:val="22"/>
          </w:rPr>
          <w:t xml:space="preserve"> </w:t>
        </w:r>
      </w:ins>
      <w:ins w:id="79" w:author="Ji Haomin" w:date="2024-05-17T17:23:09Z">
        <w:r>
          <w:rPr>
            <w:rFonts w:ascii="Myriad Pro" w:hAnsi="Myriad Pro"/>
            <w:sz w:val="22"/>
            <w:szCs w:val="22"/>
          </w:rPr>
          <w:t xml:space="preserve"> </w:t>
        </w:r>
      </w:ins>
    </w:p>
    <w:p>
      <w:pPr>
        <w:pStyle w:val="105"/>
        <w:rPr>
          <w:ins w:id="80" w:author="Ji Haomin" w:date="2024-05-17T17:22:29Z"/>
          <w:rFonts w:hint="default" w:cs="Times New Roman"/>
          <w:lang w:val="en-US" w:eastAsia="zh-CN"/>
        </w:rPr>
      </w:pPr>
    </w:p>
    <w:p>
      <w:pPr>
        <w:pStyle w:val="105"/>
        <w:rPr>
          <w:ins w:id="81" w:author="Ji Haomin" w:date="2024-05-17T17:22:48Z"/>
          <w:rFonts w:hint="default" w:cs="Times New Roman"/>
          <w:lang w:val="en-US" w:eastAsia="zh-CN"/>
        </w:rPr>
      </w:pPr>
      <w:ins w:id="82" w:author="Ji Haomin" w:date="2024-05-23T21:31:38Z">
        <w:r>
          <w:rPr>
            <w:rFonts w:hint="default" w:cs="Times New Roman"/>
            <w:lang w:val="en-US" w:eastAsia="zh-CN"/>
          </w:rPr>
          <w:drawing>
            <wp:inline distT="0" distB="0" distL="114300" distR="114300">
              <wp:extent cx="5485130" cy="3493135"/>
              <wp:effectExtent l="0" t="0" r="1270" b="12065"/>
              <wp:docPr id="8" name="图片 8" descr="Figure sup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图片 8" descr="Figure sup2"/>
                      <pic:cNvPicPr>
                        <a:picLocks noChangeAspect="1"/>
                      </pic:cNvPicPr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5130" cy="34931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>
      <w:pPr>
        <w:pStyle w:val="105"/>
        <w:rPr>
          <w:rFonts w:hint="default" w:cs="Times New Roman"/>
          <w:lang w:val="en-US" w:eastAsia="zh-CN"/>
        </w:rPr>
      </w:pPr>
      <w:ins w:id="84" w:author="Ji Haomin" w:date="2024-05-17T17:23:22Z">
        <w:r>
          <w:rPr>
            <w:rFonts w:ascii="Myriad Pro" w:hAnsi="Myriad Pro"/>
            <w:b/>
            <w:bCs/>
            <w:sz w:val="22"/>
            <w:szCs w:val="22"/>
            <w:rPrChange w:id="85" w:author="Ji Haomin" w:date="2024-05-17T17:23:55Z">
              <w:rPr>
                <w:rFonts w:ascii="Myriad Pro" w:hAnsi="Myriad Pro"/>
                <w:sz w:val="22"/>
                <w:szCs w:val="22"/>
              </w:rPr>
            </w:rPrChange>
          </w:rPr>
          <w:t>Figure S</w:t>
        </w:r>
      </w:ins>
      <w:ins w:id="86" w:author="Ji Haomin" w:date="2024-05-17T17:23:27Z">
        <w:r>
          <w:rPr>
            <w:rFonts w:hint="eastAsia" w:ascii="Myriad Pro" w:hAnsi="Myriad Pro" w:eastAsia="宋体"/>
            <w:b/>
            <w:bCs/>
            <w:sz w:val="22"/>
            <w:szCs w:val="22"/>
            <w:lang w:val="en-US" w:eastAsia="zh-CN"/>
            <w:rPrChange w:id="87" w:author="Ji Haomin" w:date="2024-05-17T17:23:55Z">
              <w:rPr>
                <w:rFonts w:hint="eastAsia" w:ascii="Myriad Pro" w:hAnsi="Myriad Pro" w:eastAsia="宋体"/>
                <w:sz w:val="22"/>
                <w:szCs w:val="22"/>
                <w:lang w:val="en-US" w:eastAsia="zh-CN"/>
              </w:rPr>
            </w:rPrChange>
          </w:rPr>
          <w:t>2</w:t>
        </w:r>
      </w:ins>
      <w:ins w:id="88" w:author="Ji Haomin" w:date="2024-05-17T17:23:22Z">
        <w:r>
          <w:rPr>
            <w:rFonts w:ascii="Myriad Pro" w:hAnsi="Myriad Pro"/>
            <w:sz w:val="22"/>
            <w:szCs w:val="22"/>
          </w:rPr>
          <w:t>.</w:t>
        </w:r>
      </w:ins>
      <w:ins w:id="89" w:author="Ji Haomin" w:date="2024-05-17T17:23:25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 xml:space="preserve"> </w:t>
        </w:r>
      </w:ins>
      <w:ins w:id="90" w:author="Ji Haomin" w:date="2024-05-17T17:25:13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T</w:t>
        </w:r>
      </w:ins>
      <w:ins w:id="91" w:author="Ji Haomin" w:date="2024-05-17T17:25:08Z">
        <w:r>
          <w:rPr>
            <w:rFonts w:hint="eastAsia" w:ascii="Myriad Pro" w:hAnsi="Myriad Pro" w:eastAsia="宋体"/>
            <w:sz w:val="22"/>
            <w:szCs w:val="22"/>
            <w:lang w:eastAsia="zh-CN"/>
            <w:rPrChange w:id="92" w:author="Ji Haomin" w:date="2024-05-17T17:25:08Z">
              <w:rPr>
                <w:rFonts w:hint="eastAsia"/>
              </w:rPr>
            </w:rPrChange>
          </w:rPr>
          <w:t>opographic profile</w:t>
        </w:r>
      </w:ins>
      <w:ins w:id="93" w:author="Ji Haomin" w:date="2024-05-23T21:31:45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s</w:t>
        </w:r>
      </w:ins>
      <w:ins w:id="94" w:author="Ji Haomin" w:date="2024-05-17T17:25:18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.</w:t>
        </w:r>
      </w:ins>
      <w:ins w:id="95" w:author="Ji Haomin" w:date="2024-05-17T17:25:08Z">
        <w:r>
          <w:rPr>
            <w:rFonts w:hint="eastAsia" w:ascii="Myriad Pro" w:hAnsi="Myriad Pro" w:eastAsia="宋体"/>
            <w:sz w:val="22"/>
            <w:szCs w:val="22"/>
            <w:lang w:eastAsia="zh-CN"/>
            <w:rPrChange w:id="96" w:author="Ji Haomin" w:date="2024-05-17T17:25:08Z">
              <w:rPr>
                <w:rFonts w:hint="eastAsia"/>
              </w:rPr>
            </w:rPrChange>
          </w:rPr>
          <w:t xml:space="preserve"> </w:t>
        </w:r>
      </w:ins>
      <w:ins w:id="97" w:author="Ji Haomin" w:date="2024-05-17T17:24:30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T</w:t>
        </w:r>
      </w:ins>
      <w:ins w:id="98" w:author="Ji Haomin" w:date="2024-05-17T17:24:31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he</w:t>
        </w:r>
      </w:ins>
      <w:ins w:id="99" w:author="Ji Haomin" w:date="2024-05-17T17:24:32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 xml:space="preserve"> </w:t>
        </w:r>
      </w:ins>
      <w:ins w:id="100" w:author="Ji Haomin" w:date="2024-05-17T17:24:35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locations</w:t>
        </w:r>
      </w:ins>
      <w:ins w:id="101" w:author="Ji Haomin" w:date="2024-05-17T17:24:36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 xml:space="preserve"> </w:t>
        </w:r>
      </w:ins>
      <w:ins w:id="102" w:author="Ji Haomin" w:date="2024-05-17T17:24:37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 xml:space="preserve">of </w:t>
        </w:r>
      </w:ins>
      <w:ins w:id="103" w:author="Ji Haomin" w:date="2024-05-17T17:24:38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AA</w:t>
        </w:r>
      </w:ins>
      <w:ins w:id="104" w:author="Ji Haomin" w:date="2024-05-17T17:24:40Z">
        <w:r>
          <w:rPr>
            <w:rFonts w:hint="default" w:ascii="Myriad Pro" w:hAnsi="Myriad Pro" w:eastAsia="宋体"/>
            <w:sz w:val="22"/>
            <w:szCs w:val="22"/>
            <w:lang w:val="en-US" w:eastAsia="zh-CN"/>
          </w:rPr>
          <w:t>’</w:t>
        </w:r>
      </w:ins>
      <w:ins w:id="105" w:author="Ji Haomin" w:date="2024-05-17T17:24:46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 xml:space="preserve"> </w:t>
        </w:r>
      </w:ins>
      <w:ins w:id="106" w:author="Ji Haomin" w:date="2024-05-17T17:24:48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a</w:t>
        </w:r>
      </w:ins>
      <w:ins w:id="107" w:author="Ji Haomin" w:date="2024-05-17T17:24:49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 xml:space="preserve">nd </w:t>
        </w:r>
      </w:ins>
      <w:ins w:id="108" w:author="Ji Haomin" w:date="2024-05-17T17:24:50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BB</w:t>
        </w:r>
      </w:ins>
      <w:ins w:id="109" w:author="Ji Haomin" w:date="2024-05-17T17:24:52Z">
        <w:r>
          <w:rPr>
            <w:rFonts w:hint="default" w:ascii="Myriad Pro" w:hAnsi="Myriad Pro" w:eastAsia="宋体"/>
            <w:sz w:val="22"/>
            <w:szCs w:val="22"/>
            <w:lang w:val="en-US" w:eastAsia="zh-CN"/>
          </w:rPr>
          <w:t>’</w:t>
        </w:r>
      </w:ins>
      <w:ins w:id="110" w:author="Ji Haomin" w:date="2024-05-17T17:25:20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 xml:space="preserve"> </w:t>
        </w:r>
      </w:ins>
      <w:ins w:id="111" w:author="Ji Haomin" w:date="2024-05-17T17:25:23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are</w:t>
        </w:r>
      </w:ins>
      <w:ins w:id="112" w:author="Ji Haomin" w:date="2024-05-17T17:25:24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 xml:space="preserve"> sh</w:t>
        </w:r>
      </w:ins>
      <w:ins w:id="113" w:author="Ji Haomin" w:date="2024-05-17T17:25:25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own</w:t>
        </w:r>
      </w:ins>
      <w:ins w:id="114" w:author="Ji Haomin" w:date="2024-05-17T17:25:26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 xml:space="preserve"> in </w:t>
        </w:r>
      </w:ins>
      <w:ins w:id="115" w:author="Ji Haomin" w:date="2024-05-17T17:25:27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F</w:t>
        </w:r>
      </w:ins>
      <w:ins w:id="116" w:author="Ji Haomin" w:date="2024-05-17T17:25:28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ig</w:t>
        </w:r>
      </w:ins>
      <w:ins w:id="117" w:author="Ji Haomin" w:date="2024-05-17T17:25:29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 xml:space="preserve">. </w:t>
        </w:r>
      </w:ins>
      <w:ins w:id="118" w:author="Ji Haomin" w:date="2024-05-17T17:25:30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5</w:t>
        </w:r>
      </w:ins>
      <w:ins w:id="119" w:author="Ji Haomin" w:date="2024-05-17T17:25:31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a</w:t>
        </w:r>
      </w:ins>
      <w:ins w:id="120" w:author="Ji Haomin" w:date="2024-05-17T17:25:33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 xml:space="preserve">; </w:t>
        </w:r>
      </w:ins>
      <w:ins w:id="121" w:author="Ji Haomin" w:date="2024-05-17T17:26:42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t</w:t>
        </w:r>
      </w:ins>
      <w:ins w:id="122" w:author="Ji Haomin" w:date="2024-05-17T17:26:41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 xml:space="preserve">he locations of </w:t>
        </w:r>
      </w:ins>
      <w:ins w:id="123" w:author="Ji Haomin" w:date="2024-05-17T17:26:47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CC</w:t>
        </w:r>
      </w:ins>
      <w:ins w:id="124" w:author="Ji Haomin" w:date="2024-05-17T17:26:41Z">
        <w:r>
          <w:rPr>
            <w:rFonts w:hint="default" w:ascii="Myriad Pro" w:hAnsi="Myriad Pro" w:eastAsia="宋体"/>
            <w:sz w:val="22"/>
            <w:szCs w:val="22"/>
            <w:lang w:val="en-US" w:eastAsia="zh-CN"/>
          </w:rPr>
          <w:t>’</w:t>
        </w:r>
      </w:ins>
      <w:ins w:id="125" w:author="Ji Haomin" w:date="2024-05-17T17:26:41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 xml:space="preserve"> and </w:t>
        </w:r>
      </w:ins>
      <w:ins w:id="126" w:author="Ji Haomin" w:date="2024-05-17T17:26:50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DD</w:t>
        </w:r>
      </w:ins>
      <w:ins w:id="127" w:author="Ji Haomin" w:date="2024-05-17T17:26:41Z">
        <w:r>
          <w:rPr>
            <w:rFonts w:hint="default" w:ascii="Myriad Pro" w:hAnsi="Myriad Pro" w:eastAsia="宋体"/>
            <w:sz w:val="22"/>
            <w:szCs w:val="22"/>
            <w:lang w:val="en-US" w:eastAsia="zh-CN"/>
          </w:rPr>
          <w:t>’</w:t>
        </w:r>
      </w:ins>
      <w:ins w:id="128" w:author="Ji Haomin" w:date="2024-05-17T17:26:41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 xml:space="preserve"> are shown in Fig. </w:t>
        </w:r>
      </w:ins>
      <w:ins w:id="129" w:author="Ji Haomin" w:date="2024-05-23T21:32:08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6</w:t>
        </w:r>
      </w:ins>
      <w:ins w:id="130" w:author="Ji Haomin" w:date="2024-05-17T17:26:41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a</w:t>
        </w:r>
      </w:ins>
      <w:ins w:id="131" w:author="Ji Haomin" w:date="2024-05-18T20:32:48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;</w:t>
        </w:r>
      </w:ins>
      <w:ins w:id="132" w:author="Ji Haomin" w:date="2024-05-18T20:32:49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 xml:space="preserve"> the locations of </w:t>
        </w:r>
      </w:ins>
      <w:ins w:id="133" w:author="Ji Haomin" w:date="2024-05-18T20:32:58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EE</w:t>
        </w:r>
      </w:ins>
      <w:ins w:id="134" w:author="Ji Haomin" w:date="2024-05-18T20:32:49Z">
        <w:r>
          <w:rPr>
            <w:rFonts w:hint="default" w:ascii="Myriad Pro" w:hAnsi="Myriad Pro" w:eastAsia="宋体"/>
            <w:sz w:val="22"/>
            <w:szCs w:val="22"/>
            <w:lang w:val="en-US" w:eastAsia="zh-CN"/>
          </w:rPr>
          <w:t>’</w:t>
        </w:r>
      </w:ins>
      <w:ins w:id="135" w:author="Ji Haomin" w:date="2024-05-18T20:32:49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 xml:space="preserve"> and </w:t>
        </w:r>
      </w:ins>
      <w:ins w:id="136" w:author="Ji Haomin" w:date="2024-05-18T20:33:00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FF</w:t>
        </w:r>
      </w:ins>
      <w:ins w:id="137" w:author="Ji Haomin" w:date="2024-05-18T20:32:49Z">
        <w:r>
          <w:rPr>
            <w:rFonts w:hint="default" w:ascii="Myriad Pro" w:hAnsi="Myriad Pro" w:eastAsia="宋体"/>
            <w:sz w:val="22"/>
            <w:szCs w:val="22"/>
            <w:lang w:val="en-US" w:eastAsia="zh-CN"/>
          </w:rPr>
          <w:t>’</w:t>
        </w:r>
      </w:ins>
      <w:ins w:id="138" w:author="Ji Haomin" w:date="2024-05-18T20:32:49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 xml:space="preserve"> are shown in Fig. </w:t>
        </w:r>
      </w:ins>
      <w:ins w:id="139" w:author="Ji Haomin" w:date="2024-05-24T02:21:13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7</w:t>
        </w:r>
      </w:ins>
      <w:ins w:id="140" w:author="Ji Haomin" w:date="2024-05-24T02:21:14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d</w:t>
        </w:r>
      </w:ins>
    </w:p>
    <w:p>
      <w:pPr>
        <w:pStyle w:val="102"/>
        <w:rPr>
          <w:ins w:id="141" w:author="Ji Haomin" w:date="2024-05-09T15:28:58Z"/>
          <w:rFonts w:hint="eastAsia" w:ascii="Myriad Pro" w:hAnsi="Myriad Pro" w:eastAsia="宋体"/>
          <w:sz w:val="22"/>
          <w:szCs w:val="22"/>
          <w:lang w:eastAsia="zh-CN"/>
        </w:rPr>
      </w:pPr>
      <w:del w:id="142" w:author="Ji Haomin" w:date="2024-05-17T17:23:06Z">
        <w:r>
          <w:rPr>
            <w:rFonts w:ascii="Myriad Pro" w:hAnsi="Myriad Pro"/>
            <w:sz w:val="22"/>
            <w:szCs w:val="22"/>
          </w:rPr>
          <w:delText xml:space="preserve">Figure S1. </w:delText>
        </w:r>
      </w:del>
      <w:del w:id="143" w:author="Ji Haomin" w:date="2024-05-17T17:23:06Z">
        <w:bookmarkStart w:id="1" w:name="OLE_LINK7"/>
        <w:r>
          <w:rPr>
            <w:rFonts w:hint="eastAsia" w:ascii="Myriad Pro" w:hAnsi="Myriad Pro"/>
            <w:b w:val="0"/>
            <w:sz w:val="22"/>
            <w:szCs w:val="22"/>
          </w:rPr>
          <w:delText>D</w:delText>
        </w:r>
      </w:del>
      <w:del w:id="144" w:author="Ji Haomin" w:date="2024-05-17T17:23:06Z">
        <w:r>
          <w:rPr>
            <w:rFonts w:hint="eastAsia" w:ascii="Myriad Pro" w:hAnsi="Myriad Pro" w:eastAsia="宋体"/>
            <w:b w:val="0"/>
            <w:sz w:val="22"/>
            <w:szCs w:val="22"/>
            <w:lang w:val="en-US" w:eastAsia="zh-CN"/>
          </w:rPr>
          <w:delText>isplacement</w:delText>
        </w:r>
      </w:del>
      <w:del w:id="145" w:author="Ji Haomin" w:date="2024-05-17T17:23:06Z">
        <w:r>
          <w:rPr>
            <w:rFonts w:hint="eastAsia" w:ascii="Myriad Pro" w:hAnsi="Myriad Pro"/>
            <w:b w:val="0"/>
            <w:sz w:val="22"/>
            <w:szCs w:val="22"/>
          </w:rPr>
          <w:delText xml:space="preserve"> measurement method</w:delText>
        </w:r>
        <w:bookmarkEnd w:id="1"/>
        <w:r>
          <w:rPr>
            <w:rFonts w:hint="eastAsia" w:ascii="Myriad Pro" w:hAnsi="Myriad Pro"/>
            <w:b w:val="0"/>
            <w:sz w:val="22"/>
            <w:szCs w:val="22"/>
          </w:rPr>
          <w:delText xml:space="preserve"> based on high resolution DEM data</w:delText>
        </w:r>
      </w:del>
      <w:del w:id="146" w:author="Ji Haomin" w:date="2024-05-17T17:23:06Z">
        <w:r>
          <w:rPr>
            <w:rFonts w:ascii="Myriad Pro" w:hAnsi="Myriad Pro"/>
            <w:b w:val="0"/>
            <w:sz w:val="22"/>
            <w:szCs w:val="22"/>
          </w:rPr>
          <w:delText xml:space="preserve"> </w:delText>
        </w:r>
      </w:del>
      <w:del w:id="147" w:author="Ji Haomin" w:date="2024-05-17T17:23:06Z">
        <w:r>
          <w:rPr>
            <w:rFonts w:ascii="Myriad Pro" w:hAnsi="Myriad Pro"/>
            <w:sz w:val="22"/>
            <w:szCs w:val="22"/>
          </w:rPr>
          <w:delText xml:space="preserve"> </w:delText>
        </w:r>
      </w:del>
      <w:ins w:id="148" w:author="Ji Haomin" w:date="2024-05-09T15:28:45Z">
        <w:r>
          <w:rPr>
            <w:rFonts w:hint="eastAsia" w:ascii="Myriad Pro" w:hAnsi="Myriad Pro" w:eastAsia="宋体"/>
            <w:sz w:val="22"/>
            <w:szCs w:val="22"/>
            <w:lang w:eastAsia="zh-CN"/>
          </w:rPr>
          <w:drawing>
            <wp:inline distT="0" distB="0" distL="114300" distR="114300">
              <wp:extent cx="5484495" cy="5024755"/>
              <wp:effectExtent l="0" t="0" r="1905" b="4445"/>
              <wp:docPr id="3" name="图片 3" descr="Figure sup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图片 3" descr="Figure sup2"/>
                      <pic:cNvPicPr>
                        <a:picLocks noChangeAspect="1"/>
                      </pic:cNvPicPr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4495" cy="50247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>
      <w:pPr>
        <w:pStyle w:val="102"/>
        <w:rPr>
          <w:ins w:id="150" w:author="Ji Haomin" w:date="2024-05-09T14:56:52Z"/>
          <w:rFonts w:hint="default" w:ascii="Myriad Pro" w:hAnsi="Myriad Pro" w:eastAsia="宋体"/>
          <w:sz w:val="22"/>
          <w:szCs w:val="22"/>
          <w:lang w:val="en-US" w:eastAsia="zh-CN"/>
        </w:rPr>
      </w:pPr>
      <w:ins w:id="151" w:author="Ji Haomin" w:date="2024-05-09T15:29:00Z">
        <w:r>
          <w:rPr>
            <w:rFonts w:ascii="Myriad Pro" w:hAnsi="Myriad Pro"/>
            <w:sz w:val="22"/>
            <w:szCs w:val="22"/>
          </w:rPr>
          <w:t>Figure S</w:t>
        </w:r>
      </w:ins>
      <w:ins w:id="152" w:author="Ji Haomin" w:date="2024-05-13T22:51:03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3</w:t>
        </w:r>
      </w:ins>
      <w:ins w:id="153" w:author="Ji Haomin" w:date="2024-05-09T15:29:00Z">
        <w:r>
          <w:rPr>
            <w:rFonts w:ascii="Myriad Pro" w:hAnsi="Myriad Pro"/>
            <w:sz w:val="22"/>
            <w:szCs w:val="22"/>
          </w:rPr>
          <w:t xml:space="preserve">. </w:t>
        </w:r>
      </w:ins>
      <w:ins w:id="154" w:author="Ji Haomin" w:date="2024-05-24T02:21:19Z">
        <w:r>
          <w:rPr>
            <w:rFonts w:hint="eastAsia" w:ascii="Myriad Pro" w:hAnsi="Myriad Pro" w:eastAsia="宋体"/>
            <w:b w:val="0"/>
            <w:sz w:val="22"/>
            <w:szCs w:val="22"/>
            <w:lang w:val="en-US" w:eastAsia="zh-CN"/>
          </w:rPr>
          <w:t>R</w:t>
        </w:r>
      </w:ins>
      <w:ins w:id="155" w:author="Ji Haomin" w:date="2024-05-24T02:21:20Z">
        <w:r>
          <w:rPr>
            <w:rFonts w:hint="eastAsia" w:ascii="Myriad Pro" w:hAnsi="Myriad Pro" w:eastAsia="宋体"/>
            <w:b w:val="0"/>
            <w:sz w:val="22"/>
            <w:szCs w:val="22"/>
            <w:lang w:val="en-US" w:eastAsia="zh-CN"/>
          </w:rPr>
          <w:t>aw</w:t>
        </w:r>
      </w:ins>
      <w:ins w:id="156" w:author="Ji Haomin" w:date="2024-05-24T02:21:21Z">
        <w:r>
          <w:rPr>
            <w:rFonts w:hint="eastAsia" w:ascii="Myriad Pro" w:hAnsi="Myriad Pro" w:eastAsia="宋体"/>
            <w:b w:val="0"/>
            <w:sz w:val="22"/>
            <w:szCs w:val="22"/>
            <w:lang w:val="en-US" w:eastAsia="zh-CN"/>
          </w:rPr>
          <w:t xml:space="preserve"> </w:t>
        </w:r>
      </w:ins>
      <w:ins w:id="157" w:author="Ji Haomin" w:date="2024-05-24T02:21:22Z">
        <w:r>
          <w:rPr>
            <w:rFonts w:hint="eastAsia" w:ascii="Myriad Pro" w:hAnsi="Myriad Pro" w:eastAsia="宋体"/>
            <w:b w:val="0"/>
            <w:sz w:val="22"/>
            <w:szCs w:val="22"/>
            <w:lang w:val="en-US" w:eastAsia="zh-CN"/>
          </w:rPr>
          <w:t>i</w:t>
        </w:r>
      </w:ins>
      <w:ins w:id="158" w:author="Ji Haomin" w:date="2024-05-24T02:21:23Z">
        <w:r>
          <w:rPr>
            <w:rFonts w:hint="eastAsia" w:ascii="Myriad Pro" w:hAnsi="Myriad Pro" w:eastAsia="宋体"/>
            <w:b w:val="0"/>
            <w:sz w:val="22"/>
            <w:szCs w:val="22"/>
            <w:lang w:val="en-US" w:eastAsia="zh-CN"/>
          </w:rPr>
          <w:t>mage</w:t>
        </w:r>
      </w:ins>
      <w:ins w:id="159" w:author="Ji Haomin" w:date="2024-05-24T02:21:24Z">
        <w:r>
          <w:rPr>
            <w:rFonts w:hint="eastAsia" w:ascii="Myriad Pro" w:hAnsi="Myriad Pro" w:eastAsia="宋体"/>
            <w:b w:val="0"/>
            <w:sz w:val="22"/>
            <w:szCs w:val="22"/>
            <w:lang w:val="en-US" w:eastAsia="zh-CN"/>
          </w:rPr>
          <w:t>s</w:t>
        </w:r>
      </w:ins>
      <w:ins w:id="160" w:author="Ji Haomin" w:date="2024-05-24T02:21:47Z">
        <w:r>
          <w:rPr>
            <w:rFonts w:hint="eastAsia" w:ascii="Myriad Pro" w:hAnsi="Myriad Pro" w:eastAsia="宋体"/>
            <w:b w:val="0"/>
            <w:sz w:val="22"/>
            <w:szCs w:val="22"/>
            <w:lang w:val="en-US" w:eastAsia="zh-CN"/>
          </w:rPr>
          <w:t xml:space="preserve"> </w:t>
        </w:r>
      </w:ins>
      <w:ins w:id="161" w:author="Ji Haomin" w:date="2024-05-24T02:21:52Z">
        <w:r>
          <w:rPr>
            <w:rFonts w:hint="eastAsia" w:ascii="Myriad Pro" w:hAnsi="Myriad Pro" w:eastAsia="宋体"/>
            <w:b w:val="0"/>
            <w:sz w:val="22"/>
            <w:szCs w:val="22"/>
            <w:lang w:val="en-US" w:eastAsia="zh-CN"/>
          </w:rPr>
          <w:t>for</w:t>
        </w:r>
      </w:ins>
      <w:ins w:id="162" w:author="Ji Haomin" w:date="2024-05-24T02:22:04Z">
        <w:r>
          <w:rPr>
            <w:rFonts w:hint="eastAsia" w:ascii="Myriad Pro" w:hAnsi="Myriad Pro" w:eastAsia="宋体"/>
            <w:b w:val="0"/>
            <w:sz w:val="22"/>
            <w:szCs w:val="22"/>
            <w:lang w:val="en-US" w:eastAsia="zh-CN"/>
          </w:rPr>
          <w:t xml:space="preserve"> </w:t>
        </w:r>
      </w:ins>
      <w:ins w:id="163" w:author="Ji Haomin" w:date="2024-05-24T02:22:13Z">
        <w:r>
          <w:rPr>
            <w:rFonts w:hint="eastAsia" w:ascii="Myriad Pro" w:hAnsi="Myriad Pro" w:eastAsia="宋体"/>
            <w:b w:val="0"/>
            <w:sz w:val="22"/>
            <w:szCs w:val="22"/>
            <w:lang w:eastAsia="zh-CN"/>
            <w:rPrChange w:id="164" w:author="Ji Haomin" w:date="2024-05-24T02:22:13Z">
              <w:rPr>
                <w:rFonts w:hint="eastAsia"/>
              </w:rPr>
            </w:rPrChange>
          </w:rPr>
          <w:t>interpretation</w:t>
        </w:r>
      </w:ins>
      <w:ins w:id="166" w:author="Ji Haomin" w:date="2024-05-24T02:21:52Z">
        <w:r>
          <w:rPr>
            <w:rFonts w:hint="eastAsia" w:ascii="Myriad Pro" w:hAnsi="Myriad Pro" w:eastAsia="宋体"/>
            <w:b w:val="0"/>
            <w:sz w:val="22"/>
            <w:szCs w:val="22"/>
            <w:lang w:val="en-US" w:eastAsia="zh-CN"/>
          </w:rPr>
          <w:t xml:space="preserve"> </w:t>
        </w:r>
      </w:ins>
      <w:ins w:id="167" w:author="Ji Haomin" w:date="2024-05-24T02:21:55Z">
        <w:r>
          <w:rPr>
            <w:rFonts w:hint="eastAsia" w:ascii="Myriad Pro" w:hAnsi="Myriad Pro" w:eastAsia="宋体"/>
            <w:b w:val="0"/>
            <w:sz w:val="22"/>
            <w:szCs w:val="22"/>
            <w:lang w:val="en-US" w:eastAsia="zh-CN"/>
          </w:rPr>
          <w:t>fi</w:t>
        </w:r>
      </w:ins>
      <w:ins w:id="168" w:author="Ji Haomin" w:date="2024-05-24T02:21:56Z">
        <w:r>
          <w:rPr>
            <w:rFonts w:hint="eastAsia" w:ascii="Myriad Pro" w:hAnsi="Myriad Pro" w:eastAsia="宋体"/>
            <w:b w:val="0"/>
            <w:sz w:val="22"/>
            <w:szCs w:val="22"/>
            <w:lang w:val="en-US" w:eastAsia="zh-CN"/>
          </w:rPr>
          <w:t>g</w:t>
        </w:r>
      </w:ins>
      <w:ins w:id="169" w:author="Ji Haomin" w:date="2024-05-24T02:21:57Z">
        <w:r>
          <w:rPr>
            <w:rFonts w:hint="eastAsia" w:ascii="Myriad Pro" w:hAnsi="Myriad Pro" w:eastAsia="宋体"/>
            <w:b w:val="0"/>
            <w:sz w:val="22"/>
            <w:szCs w:val="22"/>
            <w:lang w:val="en-US" w:eastAsia="zh-CN"/>
          </w:rPr>
          <w:t>ure</w:t>
        </w:r>
      </w:ins>
      <w:ins w:id="170" w:author="Ji Haomin" w:date="2024-05-24T02:21:58Z">
        <w:r>
          <w:rPr>
            <w:rFonts w:hint="eastAsia" w:ascii="Myriad Pro" w:hAnsi="Myriad Pro" w:eastAsia="宋体"/>
            <w:b w:val="0"/>
            <w:sz w:val="22"/>
            <w:szCs w:val="22"/>
            <w:lang w:val="en-US" w:eastAsia="zh-CN"/>
          </w:rPr>
          <w:t xml:space="preserve">s </w:t>
        </w:r>
      </w:ins>
      <w:ins w:id="171" w:author="Ji Haomin" w:date="2024-05-24T02:22:16Z">
        <w:r>
          <w:rPr>
            <w:rFonts w:hint="eastAsia" w:ascii="Myriad Pro" w:hAnsi="Myriad Pro" w:eastAsia="宋体"/>
            <w:b w:val="0"/>
            <w:sz w:val="22"/>
            <w:szCs w:val="22"/>
            <w:lang w:val="en-US" w:eastAsia="zh-CN"/>
          </w:rPr>
          <w:t>in</w:t>
        </w:r>
      </w:ins>
      <w:ins w:id="172" w:author="Ji Haomin" w:date="2024-05-24T02:22:17Z">
        <w:r>
          <w:rPr>
            <w:rFonts w:hint="eastAsia" w:ascii="Myriad Pro" w:hAnsi="Myriad Pro" w:eastAsia="宋体"/>
            <w:b w:val="0"/>
            <w:sz w:val="22"/>
            <w:szCs w:val="22"/>
            <w:lang w:val="en-US" w:eastAsia="zh-CN"/>
          </w:rPr>
          <w:t xml:space="preserve"> the </w:t>
        </w:r>
      </w:ins>
      <w:ins w:id="173" w:author="Ji Haomin" w:date="2024-05-24T02:22:40Z">
        <w:r>
          <w:rPr>
            <w:rFonts w:hint="eastAsia" w:ascii="Myriad Pro" w:hAnsi="Myriad Pro" w:eastAsia="宋体"/>
            <w:b w:val="0"/>
            <w:sz w:val="22"/>
            <w:szCs w:val="22"/>
            <w:lang w:val="en-US" w:eastAsia="zh-CN"/>
          </w:rPr>
          <w:t>body</w:t>
        </w:r>
      </w:ins>
      <w:ins w:id="174" w:author="Ji Haomin" w:date="2024-05-24T02:22:41Z">
        <w:r>
          <w:rPr>
            <w:rFonts w:hint="eastAsia" w:ascii="Myriad Pro" w:hAnsi="Myriad Pro" w:eastAsia="宋体"/>
            <w:b w:val="0"/>
            <w:sz w:val="22"/>
            <w:szCs w:val="22"/>
            <w:lang w:val="en-US" w:eastAsia="zh-CN"/>
          </w:rPr>
          <w:t xml:space="preserve"> conte</w:t>
        </w:r>
      </w:ins>
      <w:ins w:id="175" w:author="Ji Haomin" w:date="2024-05-24T02:22:42Z">
        <w:r>
          <w:rPr>
            <w:rFonts w:hint="eastAsia" w:ascii="Myriad Pro" w:hAnsi="Myriad Pro" w:eastAsia="宋体"/>
            <w:b w:val="0"/>
            <w:sz w:val="22"/>
            <w:szCs w:val="22"/>
            <w:lang w:val="en-US" w:eastAsia="zh-CN"/>
          </w:rPr>
          <w:t>nt</w:t>
        </w:r>
      </w:ins>
      <w:ins w:id="176" w:author="Ji Haomin" w:date="2024-05-24T02:22:49Z">
        <w:r>
          <w:rPr>
            <w:rFonts w:hint="eastAsia" w:ascii="Myriad Pro" w:hAnsi="Myriad Pro" w:eastAsia="宋体"/>
            <w:b w:val="0"/>
            <w:sz w:val="22"/>
            <w:szCs w:val="22"/>
            <w:lang w:val="en-US" w:eastAsia="zh-CN"/>
          </w:rPr>
          <w:t xml:space="preserve">. </w:t>
        </w:r>
      </w:ins>
      <w:ins w:id="177" w:author="Ji Haomin" w:date="2024-05-24T02:23:13Z">
        <w:r>
          <w:rPr>
            <w:rFonts w:hint="eastAsia" w:ascii="Myriad Pro" w:hAnsi="Myriad Pro" w:eastAsia="宋体"/>
            <w:b w:val="0"/>
            <w:sz w:val="22"/>
            <w:szCs w:val="22"/>
            <w:lang w:val="en-US" w:eastAsia="zh-CN"/>
          </w:rPr>
          <w:t>a</w:t>
        </w:r>
      </w:ins>
      <w:ins w:id="178" w:author="Ji Haomin" w:date="2024-05-24T02:23:04Z">
        <w:r>
          <w:rPr>
            <w:rFonts w:hint="eastAsia" w:ascii="Myriad Pro" w:hAnsi="Myriad Pro" w:eastAsia="宋体"/>
            <w:b w:val="0"/>
            <w:sz w:val="22"/>
            <w:szCs w:val="22"/>
            <w:lang w:val="en-US" w:eastAsia="zh-CN"/>
          </w:rPr>
          <w:t>:</w:t>
        </w:r>
      </w:ins>
      <w:ins w:id="179" w:author="Ji Haomin" w:date="2024-05-24T02:23:14Z">
        <w:r>
          <w:rPr>
            <w:rFonts w:hint="eastAsia" w:ascii="Myriad Pro" w:hAnsi="Myriad Pro" w:eastAsia="宋体"/>
            <w:b w:val="0"/>
            <w:sz w:val="22"/>
            <w:szCs w:val="22"/>
            <w:lang w:val="en-US" w:eastAsia="zh-CN"/>
          </w:rPr>
          <w:t xml:space="preserve"> </w:t>
        </w:r>
      </w:ins>
      <w:ins w:id="180" w:author="Ji Haomin" w:date="2024-05-24T02:23:16Z">
        <w:r>
          <w:rPr>
            <w:rFonts w:hint="eastAsia" w:ascii="Myriad Pro" w:hAnsi="Myriad Pro" w:eastAsia="宋体"/>
            <w:b w:val="0"/>
            <w:sz w:val="22"/>
            <w:szCs w:val="22"/>
            <w:lang w:val="en-US" w:eastAsia="zh-CN"/>
          </w:rPr>
          <w:t>Fi</w:t>
        </w:r>
      </w:ins>
      <w:ins w:id="181" w:author="Ji Haomin" w:date="2024-05-24T02:23:17Z">
        <w:r>
          <w:rPr>
            <w:rFonts w:hint="eastAsia" w:ascii="Myriad Pro" w:hAnsi="Myriad Pro" w:eastAsia="宋体"/>
            <w:b w:val="0"/>
            <w:sz w:val="22"/>
            <w:szCs w:val="22"/>
            <w:lang w:val="en-US" w:eastAsia="zh-CN"/>
          </w:rPr>
          <w:t>g</w:t>
        </w:r>
      </w:ins>
      <w:ins w:id="182" w:author="Ji Haomin" w:date="2024-05-24T02:23:18Z">
        <w:r>
          <w:rPr>
            <w:rFonts w:hint="eastAsia" w:ascii="Myriad Pro" w:hAnsi="Myriad Pro" w:eastAsia="宋体"/>
            <w:b w:val="0"/>
            <w:sz w:val="22"/>
            <w:szCs w:val="22"/>
            <w:lang w:val="en-US" w:eastAsia="zh-CN"/>
          </w:rPr>
          <w:t xml:space="preserve">. </w:t>
        </w:r>
      </w:ins>
      <w:ins w:id="183" w:author="Ji Haomin" w:date="2024-05-24T02:23:19Z">
        <w:r>
          <w:rPr>
            <w:rFonts w:hint="eastAsia" w:ascii="Myriad Pro" w:hAnsi="Myriad Pro" w:eastAsia="宋体"/>
            <w:b w:val="0"/>
            <w:sz w:val="22"/>
            <w:szCs w:val="22"/>
            <w:lang w:val="en-US" w:eastAsia="zh-CN"/>
          </w:rPr>
          <w:t>5a</w:t>
        </w:r>
      </w:ins>
      <w:ins w:id="184" w:author="Ji Haomin" w:date="2024-05-24T02:23:20Z">
        <w:r>
          <w:rPr>
            <w:rFonts w:hint="eastAsia" w:ascii="Myriad Pro" w:hAnsi="Myriad Pro" w:eastAsia="宋体"/>
            <w:b w:val="0"/>
            <w:sz w:val="22"/>
            <w:szCs w:val="22"/>
            <w:lang w:val="en-US" w:eastAsia="zh-CN"/>
          </w:rPr>
          <w:t>;</w:t>
        </w:r>
      </w:ins>
      <w:ins w:id="185" w:author="Ji Haomin" w:date="2024-05-24T02:23:21Z">
        <w:r>
          <w:rPr>
            <w:rFonts w:hint="eastAsia" w:ascii="Myriad Pro" w:hAnsi="Myriad Pro" w:eastAsia="宋体"/>
            <w:b w:val="0"/>
            <w:sz w:val="22"/>
            <w:szCs w:val="22"/>
            <w:lang w:val="en-US" w:eastAsia="zh-CN"/>
          </w:rPr>
          <w:t xml:space="preserve"> </w:t>
        </w:r>
      </w:ins>
      <w:ins w:id="186" w:author="Ji Haomin" w:date="2024-05-24T02:23:34Z">
        <w:r>
          <w:rPr>
            <w:rFonts w:hint="eastAsia" w:ascii="Myriad Pro" w:hAnsi="Myriad Pro" w:eastAsia="宋体"/>
            <w:b w:val="0"/>
            <w:sz w:val="22"/>
            <w:szCs w:val="22"/>
            <w:lang w:val="en-US" w:eastAsia="zh-CN"/>
          </w:rPr>
          <w:t>b</w:t>
        </w:r>
      </w:ins>
      <w:ins w:id="187" w:author="Ji Haomin" w:date="2024-05-24T02:23:35Z">
        <w:r>
          <w:rPr>
            <w:rFonts w:hint="eastAsia" w:ascii="Myriad Pro" w:hAnsi="Myriad Pro" w:eastAsia="宋体"/>
            <w:b w:val="0"/>
            <w:sz w:val="22"/>
            <w:szCs w:val="22"/>
            <w:lang w:val="en-US" w:eastAsia="zh-CN"/>
          </w:rPr>
          <w:t>, c</w:t>
        </w:r>
      </w:ins>
      <w:ins w:id="188" w:author="Ji Haomin" w:date="2024-05-24T02:23:24Z">
        <w:r>
          <w:rPr>
            <w:rFonts w:hint="eastAsia" w:ascii="Myriad Pro" w:hAnsi="Myriad Pro" w:eastAsia="宋体"/>
            <w:b w:val="0"/>
            <w:sz w:val="22"/>
            <w:szCs w:val="22"/>
            <w:lang w:val="en-US" w:eastAsia="zh-CN"/>
          </w:rPr>
          <w:t>: Fig. 5</w:t>
        </w:r>
      </w:ins>
      <w:ins w:id="189" w:author="Ji Haomin" w:date="2024-05-24T02:24:01Z">
        <w:r>
          <w:rPr>
            <w:rFonts w:hint="eastAsia" w:ascii="Myriad Pro" w:hAnsi="Myriad Pro" w:eastAsia="宋体"/>
            <w:b w:val="0"/>
            <w:sz w:val="22"/>
            <w:szCs w:val="22"/>
            <w:lang w:val="en-US" w:eastAsia="zh-CN"/>
          </w:rPr>
          <w:t>d</w:t>
        </w:r>
      </w:ins>
      <w:ins w:id="190" w:author="Ji Haomin" w:date="2024-05-24T02:24:02Z">
        <w:r>
          <w:rPr>
            <w:rFonts w:hint="eastAsia" w:ascii="Myriad Pro" w:hAnsi="Myriad Pro" w:eastAsia="宋体"/>
            <w:b w:val="0"/>
            <w:sz w:val="22"/>
            <w:szCs w:val="22"/>
            <w:lang w:val="en-US" w:eastAsia="zh-CN"/>
          </w:rPr>
          <w:t>, e</w:t>
        </w:r>
      </w:ins>
      <w:ins w:id="191" w:author="Ji Haomin" w:date="2024-05-24T02:23:24Z">
        <w:r>
          <w:rPr>
            <w:rFonts w:hint="eastAsia" w:ascii="Myriad Pro" w:hAnsi="Myriad Pro" w:eastAsia="宋体"/>
            <w:b w:val="0"/>
            <w:sz w:val="22"/>
            <w:szCs w:val="22"/>
            <w:lang w:val="en-US" w:eastAsia="zh-CN"/>
          </w:rPr>
          <w:t xml:space="preserve">; </w:t>
        </w:r>
      </w:ins>
      <w:ins w:id="192" w:author="Ji Haomin" w:date="2024-05-24T02:24:06Z">
        <w:r>
          <w:rPr>
            <w:rFonts w:hint="eastAsia" w:ascii="Myriad Pro" w:hAnsi="Myriad Pro" w:eastAsia="宋体"/>
            <w:b w:val="0"/>
            <w:sz w:val="22"/>
            <w:szCs w:val="22"/>
            <w:lang w:val="en-US" w:eastAsia="zh-CN"/>
          </w:rPr>
          <w:t>d</w:t>
        </w:r>
      </w:ins>
      <w:ins w:id="193" w:author="Ji Haomin" w:date="2024-05-24T02:23:28Z">
        <w:r>
          <w:rPr>
            <w:rFonts w:hint="eastAsia" w:ascii="Myriad Pro" w:hAnsi="Myriad Pro" w:eastAsia="宋体"/>
            <w:b w:val="0"/>
            <w:sz w:val="22"/>
            <w:szCs w:val="22"/>
            <w:lang w:val="en-US" w:eastAsia="zh-CN"/>
          </w:rPr>
          <w:t xml:space="preserve">: Fig. </w:t>
        </w:r>
      </w:ins>
      <w:ins w:id="194" w:author="Ji Haomin" w:date="2024-05-24T02:24:14Z">
        <w:r>
          <w:rPr>
            <w:rFonts w:hint="eastAsia" w:ascii="Myriad Pro" w:hAnsi="Myriad Pro" w:eastAsia="宋体"/>
            <w:b w:val="0"/>
            <w:sz w:val="22"/>
            <w:szCs w:val="22"/>
            <w:lang w:val="en-US" w:eastAsia="zh-CN"/>
          </w:rPr>
          <w:t>6</w:t>
        </w:r>
      </w:ins>
      <w:ins w:id="195" w:author="Ji Haomin" w:date="2024-05-24T02:24:15Z">
        <w:r>
          <w:rPr>
            <w:rFonts w:hint="eastAsia" w:ascii="Myriad Pro" w:hAnsi="Myriad Pro" w:eastAsia="宋体"/>
            <w:b w:val="0"/>
            <w:sz w:val="22"/>
            <w:szCs w:val="22"/>
            <w:lang w:val="en-US" w:eastAsia="zh-CN"/>
          </w:rPr>
          <w:t>f</w:t>
        </w:r>
      </w:ins>
    </w:p>
    <w:p>
      <w:pPr>
        <w:pStyle w:val="102"/>
        <w:rPr>
          <w:rFonts w:hint="eastAsia" w:ascii="Myriad Pro" w:hAnsi="Myriad Pro" w:eastAsia="宋体"/>
          <w:sz w:val="22"/>
          <w:szCs w:val="22"/>
          <w:lang w:eastAsia="zh-CN"/>
        </w:rPr>
      </w:pPr>
      <w:ins w:id="196" w:author="Ji Haomin" w:date="2024-05-23T21:17:15Z">
        <w:r>
          <w:rPr>
            <w:rFonts w:hint="eastAsia" w:ascii="Myriad Pro" w:hAnsi="Myriad Pro" w:eastAsia="宋体"/>
            <w:sz w:val="22"/>
            <w:szCs w:val="22"/>
            <w:lang w:eastAsia="zh-CN"/>
          </w:rPr>
          <w:drawing>
            <wp:inline distT="0" distB="0" distL="114300" distR="114300">
              <wp:extent cx="5481955" cy="4586605"/>
              <wp:effectExtent l="0" t="0" r="4445" b="4445"/>
              <wp:docPr id="4" name="图片 4" descr="Figure sup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图片 4" descr="Figure sup4"/>
                      <pic:cNvPicPr>
                        <a:picLocks noChangeAspect="1"/>
                      </pic:cNvPicPr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1955" cy="45866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>
      <w:pPr>
        <w:pStyle w:val="105"/>
        <w:rPr>
          <w:rFonts w:hint="default" w:ascii="Myriad Pro" w:hAnsi="Myriad Pro"/>
          <w:sz w:val="22"/>
          <w:szCs w:val="22"/>
          <w:lang w:val="en-US"/>
        </w:rPr>
      </w:pPr>
      <w:ins w:id="198" w:author="Ji Haomin" w:date="2024-05-18T22:19:26Z">
        <w:r>
          <w:rPr>
            <w:rFonts w:ascii="Myriad Pro" w:hAnsi="Myriad Pro"/>
            <w:b/>
            <w:bCs/>
            <w:sz w:val="22"/>
            <w:szCs w:val="22"/>
            <w:rPrChange w:id="199" w:author="Ji Haomin" w:date="2024-05-18T22:19:31Z">
              <w:rPr>
                <w:rFonts w:ascii="Myriad Pro" w:hAnsi="Myriad Pro"/>
                <w:sz w:val="22"/>
                <w:szCs w:val="22"/>
              </w:rPr>
            </w:rPrChange>
          </w:rPr>
          <w:t>Figure S</w:t>
        </w:r>
      </w:ins>
      <w:ins w:id="200" w:author="Ji Haomin" w:date="2024-05-18T22:19:34Z">
        <w:r>
          <w:rPr>
            <w:rFonts w:hint="eastAsia" w:ascii="Myriad Pro" w:hAnsi="Myriad Pro" w:eastAsia="宋体"/>
            <w:b/>
            <w:bCs/>
            <w:sz w:val="22"/>
            <w:szCs w:val="22"/>
            <w:lang w:val="en-US" w:eastAsia="zh-CN"/>
          </w:rPr>
          <w:t>4</w:t>
        </w:r>
      </w:ins>
      <w:ins w:id="201" w:author="Ji Haomin" w:date="2024-05-18T22:19:26Z">
        <w:r>
          <w:rPr>
            <w:rFonts w:ascii="Myriad Pro" w:hAnsi="Myriad Pro"/>
            <w:sz w:val="22"/>
            <w:szCs w:val="22"/>
          </w:rPr>
          <w:t xml:space="preserve">. </w:t>
        </w:r>
      </w:ins>
      <w:ins w:id="202" w:author="Ji Haomin" w:date="2024-05-24T02:24:25Z">
        <w:r>
          <w:rPr>
            <w:rFonts w:hint="eastAsia" w:ascii="Myriad Pro" w:hAnsi="Myriad Pro" w:eastAsia="宋体"/>
            <w:b w:val="0"/>
            <w:sz w:val="22"/>
            <w:szCs w:val="22"/>
            <w:lang w:val="en-US" w:eastAsia="zh-CN"/>
          </w:rPr>
          <w:t xml:space="preserve">Raw images for </w:t>
        </w:r>
      </w:ins>
      <w:ins w:id="203" w:author="Ji Haomin" w:date="2024-05-24T02:24:25Z">
        <w:r>
          <w:rPr>
            <w:rFonts w:hint="eastAsia" w:ascii="Myriad Pro" w:hAnsi="Myriad Pro" w:eastAsia="宋体"/>
            <w:b w:val="0"/>
            <w:sz w:val="22"/>
            <w:szCs w:val="22"/>
            <w:lang w:eastAsia="zh-CN"/>
          </w:rPr>
          <w:t>interpretation</w:t>
        </w:r>
      </w:ins>
      <w:ins w:id="204" w:author="Ji Haomin" w:date="2024-05-24T02:24:25Z">
        <w:r>
          <w:rPr>
            <w:rFonts w:hint="eastAsia" w:ascii="Myriad Pro" w:hAnsi="Myriad Pro" w:eastAsia="宋体"/>
            <w:b w:val="0"/>
            <w:sz w:val="22"/>
            <w:szCs w:val="22"/>
            <w:lang w:val="en-US" w:eastAsia="zh-CN"/>
          </w:rPr>
          <w:t xml:space="preserve"> figures in the body content. a: Fig. </w:t>
        </w:r>
      </w:ins>
      <w:ins w:id="205" w:author="Ji Haomin" w:date="2024-05-24T02:24:38Z">
        <w:r>
          <w:rPr>
            <w:rFonts w:hint="eastAsia" w:ascii="Myriad Pro" w:hAnsi="Myriad Pro" w:eastAsia="宋体"/>
            <w:b w:val="0"/>
            <w:sz w:val="22"/>
            <w:szCs w:val="22"/>
            <w:lang w:val="en-US" w:eastAsia="zh-CN"/>
          </w:rPr>
          <w:t>7</w:t>
        </w:r>
      </w:ins>
      <w:ins w:id="206" w:author="Ji Haomin" w:date="2024-05-24T02:24:39Z">
        <w:r>
          <w:rPr>
            <w:rFonts w:hint="eastAsia" w:ascii="Myriad Pro" w:hAnsi="Myriad Pro" w:eastAsia="宋体"/>
            <w:b w:val="0"/>
            <w:sz w:val="22"/>
            <w:szCs w:val="22"/>
            <w:lang w:val="en-US" w:eastAsia="zh-CN"/>
          </w:rPr>
          <w:t>c</w:t>
        </w:r>
      </w:ins>
      <w:ins w:id="207" w:author="Ji Haomin" w:date="2024-05-24T02:24:25Z">
        <w:r>
          <w:rPr>
            <w:rFonts w:hint="eastAsia" w:ascii="Myriad Pro" w:hAnsi="Myriad Pro" w:eastAsia="宋体"/>
            <w:b w:val="0"/>
            <w:sz w:val="22"/>
            <w:szCs w:val="22"/>
            <w:lang w:val="en-US" w:eastAsia="zh-CN"/>
          </w:rPr>
          <w:t>; b, c</w:t>
        </w:r>
      </w:ins>
      <w:ins w:id="208" w:author="Ji Haomin" w:date="2024-05-24T02:24:45Z">
        <w:r>
          <w:rPr>
            <w:rFonts w:hint="eastAsia" w:ascii="Myriad Pro" w:hAnsi="Myriad Pro" w:eastAsia="宋体"/>
            <w:b w:val="0"/>
            <w:sz w:val="22"/>
            <w:szCs w:val="22"/>
            <w:lang w:val="en-US" w:eastAsia="zh-CN"/>
          </w:rPr>
          <w:t>, d</w:t>
        </w:r>
      </w:ins>
      <w:ins w:id="209" w:author="Ji Haomin" w:date="2024-05-24T02:24:25Z">
        <w:r>
          <w:rPr>
            <w:rFonts w:hint="eastAsia" w:ascii="Myriad Pro" w:hAnsi="Myriad Pro" w:eastAsia="宋体"/>
            <w:b w:val="0"/>
            <w:sz w:val="22"/>
            <w:szCs w:val="22"/>
            <w:lang w:val="en-US" w:eastAsia="zh-CN"/>
          </w:rPr>
          <w:t xml:space="preserve">: Fig. </w:t>
        </w:r>
      </w:ins>
      <w:ins w:id="210" w:author="Ji Haomin" w:date="2024-05-24T02:24:56Z">
        <w:r>
          <w:rPr>
            <w:rFonts w:hint="eastAsia" w:ascii="Myriad Pro" w:hAnsi="Myriad Pro" w:eastAsia="宋体"/>
            <w:b w:val="0"/>
            <w:sz w:val="22"/>
            <w:szCs w:val="22"/>
            <w:lang w:val="en-US" w:eastAsia="zh-CN"/>
          </w:rPr>
          <w:t>7</w:t>
        </w:r>
      </w:ins>
      <w:ins w:id="211" w:author="Ji Haomin" w:date="2024-05-24T02:24:25Z">
        <w:r>
          <w:rPr>
            <w:rFonts w:hint="eastAsia" w:ascii="Myriad Pro" w:hAnsi="Myriad Pro" w:eastAsia="宋体"/>
            <w:b w:val="0"/>
            <w:sz w:val="22"/>
            <w:szCs w:val="22"/>
            <w:lang w:val="en-US" w:eastAsia="zh-CN"/>
          </w:rPr>
          <w:t>d, e</w:t>
        </w:r>
      </w:ins>
      <w:ins w:id="212" w:author="Ji Haomin" w:date="2024-05-24T02:24:58Z">
        <w:r>
          <w:rPr>
            <w:rFonts w:hint="eastAsia" w:ascii="Myriad Pro" w:hAnsi="Myriad Pro" w:eastAsia="宋体"/>
            <w:b w:val="0"/>
            <w:sz w:val="22"/>
            <w:szCs w:val="22"/>
            <w:lang w:val="en-US" w:eastAsia="zh-CN"/>
          </w:rPr>
          <w:t>, f</w:t>
        </w:r>
      </w:ins>
      <w:ins w:id="213" w:author="Ji Haomin" w:date="2024-05-24T02:24:25Z">
        <w:r>
          <w:rPr>
            <w:rFonts w:hint="eastAsia" w:ascii="Myriad Pro" w:hAnsi="Myriad Pro" w:eastAsia="宋体"/>
            <w:b w:val="0"/>
            <w:sz w:val="22"/>
            <w:szCs w:val="22"/>
            <w:lang w:val="en-US" w:eastAsia="zh-CN"/>
          </w:rPr>
          <w:t xml:space="preserve">; </w:t>
        </w:r>
      </w:ins>
      <w:ins w:id="214" w:author="Ji Haomin" w:date="2024-05-24T02:25:01Z">
        <w:r>
          <w:rPr>
            <w:rFonts w:hint="eastAsia" w:ascii="Myriad Pro" w:hAnsi="Myriad Pro" w:eastAsia="宋体"/>
            <w:b w:val="0"/>
            <w:sz w:val="22"/>
            <w:szCs w:val="22"/>
            <w:lang w:val="en-US" w:eastAsia="zh-CN"/>
          </w:rPr>
          <w:t>e</w:t>
        </w:r>
      </w:ins>
      <w:ins w:id="215" w:author="Ji Haomin" w:date="2024-05-24T02:24:25Z">
        <w:r>
          <w:rPr>
            <w:rFonts w:hint="eastAsia" w:ascii="Myriad Pro" w:hAnsi="Myriad Pro" w:eastAsia="宋体"/>
            <w:b w:val="0"/>
            <w:sz w:val="22"/>
            <w:szCs w:val="22"/>
            <w:lang w:val="en-US" w:eastAsia="zh-CN"/>
          </w:rPr>
          <w:t xml:space="preserve">: Fig. </w:t>
        </w:r>
      </w:ins>
      <w:ins w:id="216" w:author="Ji Haomin" w:date="2024-05-24T02:25:13Z">
        <w:r>
          <w:rPr>
            <w:rFonts w:hint="eastAsia" w:ascii="Myriad Pro" w:hAnsi="Myriad Pro" w:eastAsia="宋体"/>
            <w:b w:val="0"/>
            <w:sz w:val="22"/>
            <w:szCs w:val="22"/>
            <w:lang w:val="en-US" w:eastAsia="zh-CN"/>
          </w:rPr>
          <w:t>8c</w:t>
        </w:r>
      </w:ins>
    </w:p>
    <w:p>
      <w:pPr>
        <w:pStyle w:val="105"/>
        <w:rPr>
          <w:rFonts w:hint="eastAsia" w:eastAsiaTheme="minorEastAsia"/>
          <w:lang w:eastAsia="zh-CN"/>
        </w:rPr>
      </w:pPr>
      <w:ins w:id="217" w:author="Ji Haomin" w:date="2024-05-18T22:17:47Z">
        <w:r>
          <w:rPr>
            <w:rFonts w:hint="eastAsia" w:eastAsiaTheme="minorEastAsia"/>
            <w:lang w:eastAsia="zh-CN"/>
          </w:rPr>
          <w:drawing>
            <wp:inline distT="0" distB="0" distL="114300" distR="114300">
              <wp:extent cx="5483225" cy="6472555"/>
              <wp:effectExtent l="0" t="0" r="3175" b="4445"/>
              <wp:docPr id="6" name="图片 6" descr="Figure sup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图片 6" descr="Figure sup5"/>
                      <pic:cNvPicPr>
                        <a:picLocks noChangeAspect="1"/>
                      </pic:cNvPicPr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3225" cy="64725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219" w:author="Ji Haomin" w:date="2024-05-18T22:17:37Z">
        <w:r>
          <w:rPr>
            <w:rFonts w:hint="eastAsia" w:eastAsiaTheme="minorEastAsia"/>
            <w:lang w:eastAsia="zh-CN"/>
          </w:rPr>
          <w:drawing>
            <wp:inline distT="0" distB="0" distL="114300" distR="114300">
              <wp:extent cx="5271770" cy="6220460"/>
              <wp:effectExtent l="0" t="0" r="5080" b="8890"/>
              <wp:docPr id="1" name="图片 1" descr="未命名 -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图片 1" descr="未命名 -1"/>
                      <pic:cNvPicPr>
                        <a:picLocks noChangeAspect="1"/>
                      </pic:cNvPicPr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1770" cy="62204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>
      <w:pPr>
        <w:pStyle w:val="102"/>
        <w:rPr>
          <w:rFonts w:ascii="Myriad Pro" w:hAnsi="Myriad Pro"/>
          <w:sz w:val="22"/>
          <w:szCs w:val="22"/>
        </w:rPr>
      </w:pPr>
      <w:r>
        <w:rPr>
          <w:rFonts w:ascii="Myriad Pro" w:hAnsi="Myriad Pro"/>
          <w:sz w:val="22"/>
          <w:szCs w:val="22"/>
        </w:rPr>
        <w:t>Figure S</w:t>
      </w:r>
      <w:del w:id="221" w:author="Ji Haomin" w:date="2024-05-13T22:51:20Z">
        <w:r>
          <w:rPr>
            <w:rFonts w:hint="default" w:ascii="Myriad Pro" w:hAnsi="Myriad Pro" w:eastAsia="宋体"/>
            <w:sz w:val="22"/>
            <w:szCs w:val="22"/>
            <w:lang w:val="en-US" w:eastAsia="zh-CN"/>
          </w:rPr>
          <w:delText>2</w:delText>
        </w:r>
      </w:del>
      <w:ins w:id="222" w:author="Ji Haomin" w:date="2024-05-13T22:51:20Z">
        <w:r>
          <w:rPr>
            <w:rFonts w:hint="eastAsia" w:ascii="Myriad Pro" w:hAnsi="Myriad Pro" w:eastAsia="宋体"/>
            <w:sz w:val="22"/>
            <w:szCs w:val="22"/>
            <w:lang w:val="en-US" w:eastAsia="zh-CN"/>
          </w:rPr>
          <w:t>5</w:t>
        </w:r>
      </w:ins>
      <w:r>
        <w:rPr>
          <w:rFonts w:ascii="Myriad Pro" w:hAnsi="Myriad Pro"/>
          <w:sz w:val="22"/>
          <w:szCs w:val="22"/>
        </w:rPr>
        <w:t xml:space="preserve">. </w:t>
      </w:r>
      <w:r>
        <w:rPr>
          <w:rFonts w:hint="eastAsia" w:ascii="Myriad Pro" w:hAnsi="Myriad Pro"/>
          <w:b w:val="0"/>
          <w:sz w:val="22"/>
          <w:szCs w:val="22"/>
        </w:rPr>
        <w:t>Cumulative offset probability density (COPD) plot of the horizontal displacements on segment 2 (a) and 3 (b) of the Chenghai Fault in the range of 0–30 m</w:t>
      </w:r>
      <w:r>
        <w:rPr>
          <w:rFonts w:ascii="Myriad Pro" w:hAnsi="Myriad Pro"/>
          <w:b w:val="0"/>
          <w:sz w:val="22"/>
          <w:szCs w:val="22"/>
        </w:rPr>
        <w:t xml:space="preserve"> </w:t>
      </w:r>
      <w:r>
        <w:rPr>
          <w:rFonts w:ascii="Myriad Pro" w:hAnsi="Myriad Pro"/>
          <w:sz w:val="22"/>
          <w:szCs w:val="22"/>
        </w:rPr>
        <w:t xml:space="preserve"> </w:t>
      </w:r>
    </w:p>
    <w:p>
      <w:pPr>
        <w:pStyle w:val="105"/>
        <w:rPr>
          <w:rFonts w:hint="eastAsia" w:eastAsiaTheme="minorEastAsia"/>
          <w:lang w:eastAsia="zh-CN"/>
        </w:rPr>
      </w:pPr>
    </w:p>
    <w:p>
      <w:pPr>
        <w:pStyle w:val="105"/>
        <w:rPr>
          <w:rFonts w:ascii="Myriad Pro" w:hAnsi="Myriad Pro"/>
          <w:b/>
          <w:i/>
          <w:sz w:val="22"/>
          <w:szCs w:val="22"/>
        </w:rPr>
      </w:pPr>
    </w:p>
    <w:p>
      <w:pPr>
        <w:pStyle w:val="105"/>
        <w:rPr>
          <w:rFonts w:ascii="Myriad Pro" w:hAnsi="Myriad Pro"/>
          <w:b/>
          <w:i/>
          <w:sz w:val="22"/>
          <w:szCs w:val="22"/>
        </w:rPr>
      </w:pPr>
    </w:p>
    <w:p>
      <w:pPr>
        <w:pStyle w:val="105"/>
        <w:rPr>
          <w:rFonts w:ascii="Myriad Pro" w:hAnsi="Myriad Pro"/>
          <w:b/>
          <w:i/>
          <w:sz w:val="22"/>
          <w:szCs w:val="22"/>
        </w:rPr>
      </w:pPr>
    </w:p>
    <w:p>
      <w:pPr>
        <w:pStyle w:val="105"/>
        <w:rPr>
          <w:rFonts w:ascii="Myriad Pro" w:hAnsi="Myriad Pro"/>
          <w:b/>
          <w:i/>
          <w:sz w:val="22"/>
          <w:szCs w:val="22"/>
        </w:rPr>
      </w:pPr>
    </w:p>
    <w:p>
      <w:pPr>
        <w:pStyle w:val="105"/>
        <w:rPr>
          <w:rFonts w:ascii="Myriad Pro" w:hAnsi="Myriad Pro"/>
          <w:b/>
          <w:i/>
          <w:sz w:val="22"/>
          <w:szCs w:val="22"/>
        </w:rPr>
      </w:pPr>
    </w:p>
    <w:p>
      <w:pPr>
        <w:pStyle w:val="105"/>
        <w:rPr>
          <w:del w:id="223" w:author="Ji Haomin" w:date="2024-04-07T15:08:13Z"/>
          <w:rFonts w:ascii="Myriad Pro" w:hAnsi="Myriad Pro"/>
          <w:b/>
          <w:i/>
        </w:rPr>
      </w:pPr>
    </w:p>
    <w:p>
      <w:pPr>
        <w:spacing w:line="480" w:lineRule="auto"/>
        <w:jc w:val="center"/>
        <w:rPr>
          <w:rFonts w:hint="eastAsia" w:ascii="Myriad Pro" w:hAnsi="Myriad Pro"/>
          <w:b w:val="0"/>
          <w:bCs w:val="0"/>
          <w:sz w:val="22"/>
          <w:szCs w:val="22"/>
        </w:rPr>
      </w:pPr>
      <w:bookmarkStart w:id="2" w:name="OLE_LINK2"/>
      <w:r>
        <w:rPr>
          <w:rFonts w:ascii="Myriad Pro" w:hAnsi="Myriad Pro"/>
          <w:b/>
          <w:bCs/>
          <w:sz w:val="22"/>
          <w:szCs w:val="22"/>
        </w:rPr>
        <w:t xml:space="preserve">Table S1. </w:t>
      </w:r>
      <w:bookmarkEnd w:id="2"/>
      <w:r>
        <w:rPr>
          <w:rFonts w:hint="eastAsia" w:ascii="Myriad Pro" w:hAnsi="Myriad Pro"/>
          <w:b w:val="0"/>
          <w:bCs w:val="0"/>
          <w:sz w:val="22"/>
          <w:szCs w:val="22"/>
        </w:rPr>
        <w:t>Distribution of the coseismic displacement along the Chenghai fault</w:t>
      </w:r>
    </w:p>
    <w:p>
      <w:pPr>
        <w:spacing w:line="480" w:lineRule="auto"/>
        <w:jc w:val="center"/>
        <w:rPr>
          <w:ins w:id="224" w:author="Ji Haomin" w:date="2024-05-23T16:05:23Z"/>
          <w:rFonts w:hint="default" w:ascii="Myriad Pro" w:hAnsi="Myriad Pro"/>
          <w:b w:val="0"/>
          <w:bCs w:val="0"/>
          <w:sz w:val="22"/>
          <w:szCs w:val="22"/>
          <w:lang w:val="en-US" w:eastAsia="zh-CN"/>
        </w:rPr>
      </w:pPr>
      <w:ins w:id="225" w:author="Ji Haomin" w:date="2024-05-23T16:05:23Z">
        <w:bookmarkStart w:id="3" w:name="OLE_LINK6"/>
        <w:r>
          <w:rPr>
            <w:rFonts w:ascii="Myriad Pro" w:hAnsi="Myriad Pro"/>
            <w:b/>
            <w:bCs/>
            <w:sz w:val="22"/>
            <w:szCs w:val="22"/>
          </w:rPr>
          <w:t>Table S</w:t>
        </w:r>
      </w:ins>
      <w:ins w:id="226" w:author="Ji Haomin" w:date="2024-05-23T16:05:25Z">
        <w:r>
          <w:rPr>
            <w:rFonts w:hint="eastAsia" w:ascii="Myriad Pro" w:hAnsi="Myriad Pro" w:eastAsia="宋体"/>
            <w:b/>
            <w:bCs/>
            <w:sz w:val="22"/>
            <w:szCs w:val="22"/>
            <w:lang w:val="en-US" w:eastAsia="zh-CN"/>
          </w:rPr>
          <w:t>2</w:t>
        </w:r>
      </w:ins>
      <w:ins w:id="227" w:author="Ji Haomin" w:date="2024-05-23T16:05:23Z">
        <w:r>
          <w:rPr>
            <w:rFonts w:ascii="Myriad Pro" w:hAnsi="Myriad Pro"/>
            <w:b/>
            <w:bCs/>
            <w:sz w:val="22"/>
            <w:szCs w:val="22"/>
          </w:rPr>
          <w:t xml:space="preserve">. </w:t>
        </w:r>
      </w:ins>
      <w:ins w:id="228" w:author="Ji Haomin" w:date="2024-05-23T16:05:23Z">
        <w:r>
          <w:rPr>
            <w:rFonts w:hint="eastAsia" w:cs="Times New Roman"/>
            <w:sz w:val="21"/>
            <w:szCs w:val="21"/>
            <w:lang w:val="en-US" w:eastAsia="zh-CN"/>
          </w:rPr>
          <w:t xml:space="preserve"> M</w:t>
        </w:r>
      </w:ins>
      <w:ins w:id="229" w:author="Ji Haomin" w:date="2024-05-23T16:05:23Z">
        <w:r>
          <w:rPr>
            <w:rFonts w:hint="eastAsia" w:ascii="Myriad Pro" w:hAnsi="Myriad Pro"/>
            <w:sz w:val="22"/>
            <w:szCs w:val="22"/>
            <w:lang w:eastAsia="zh-CN"/>
          </w:rPr>
          <w:t>agnitude</w:t>
        </w:r>
      </w:ins>
      <w:ins w:id="230" w:author="Ji Haomin" w:date="2024-05-23T16:05:23Z">
        <w:r>
          <w:rPr>
            <w:rFonts w:hint="eastAsia" w:ascii="Myriad Pro" w:hAnsi="Myriad Pro"/>
            <w:sz w:val="22"/>
            <w:szCs w:val="22"/>
            <w:lang w:val="en-US" w:eastAsia="zh-CN"/>
          </w:rPr>
          <w:t xml:space="preserve"> e</w:t>
        </w:r>
      </w:ins>
      <w:ins w:id="231" w:author="Ji Haomin" w:date="2024-05-23T16:05:23Z">
        <w:r>
          <w:rPr>
            <w:rFonts w:hint="eastAsia" w:ascii="Myriad Pro" w:hAnsi="Myriad Pro"/>
            <w:sz w:val="22"/>
            <w:szCs w:val="22"/>
            <w:lang w:eastAsia="zh-CN"/>
          </w:rPr>
          <w:t xml:space="preserve">stimate of </w:t>
        </w:r>
      </w:ins>
      <w:ins w:id="232" w:author="Ji Haomin" w:date="2024-05-23T16:05:23Z">
        <w:r>
          <w:rPr>
            <w:rFonts w:hint="eastAsia" w:ascii="Myriad Pro" w:hAnsi="Myriad Pro"/>
            <w:sz w:val="22"/>
            <w:szCs w:val="22"/>
            <w:lang w:val="en-US" w:eastAsia="zh-CN"/>
          </w:rPr>
          <w:t xml:space="preserve">the Yongsheng </w:t>
        </w:r>
      </w:ins>
      <w:ins w:id="233" w:author="Ji Haomin" w:date="2024-05-23T16:05:23Z">
        <w:r>
          <w:rPr>
            <w:rFonts w:hint="eastAsia" w:ascii="Myriad Pro" w:hAnsi="Myriad Pro"/>
            <w:sz w:val="22"/>
            <w:szCs w:val="22"/>
            <w:lang w:eastAsia="zh-CN"/>
          </w:rPr>
          <w:t>earthquake</w:t>
        </w:r>
      </w:ins>
      <w:ins w:id="234" w:author="Ji Haomin" w:date="2024-05-23T16:05:23Z">
        <w:r>
          <w:rPr>
            <w:rFonts w:hint="eastAsia" w:ascii="Myriad Pro" w:hAnsi="Myriad Pro"/>
            <w:sz w:val="22"/>
            <w:szCs w:val="22"/>
            <w:lang w:val="en-US" w:eastAsia="zh-CN"/>
          </w:rPr>
          <w:t xml:space="preserve"> in 1515</w:t>
        </w:r>
      </w:ins>
      <w:ins w:id="235" w:author="Ji Haomin" w:date="2024-05-23T16:05:23Z">
        <w:r>
          <w:rPr>
            <w:rFonts w:hint="eastAsia" w:ascii="Myriad Pro" w:hAnsi="Myriad Pro"/>
            <w:sz w:val="22"/>
            <w:szCs w:val="22"/>
            <w:lang w:eastAsia="zh-CN"/>
          </w:rPr>
          <w:t xml:space="preserve"> </w:t>
        </w:r>
      </w:ins>
    </w:p>
    <w:tbl>
      <w:tblPr>
        <w:tblStyle w:val="89"/>
        <w:tblW w:w="0" w:type="auto"/>
        <w:jc w:val="center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15"/>
        <w:gridCol w:w="644"/>
        <w:gridCol w:w="644"/>
        <w:gridCol w:w="2070"/>
        <w:gridCol w:w="2540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  <w:ins w:id="236" w:author="Ji Haomin" w:date="2024-05-23T16:05:23Z"/>
        </w:trPr>
        <w:tc>
          <w:tcPr>
            <w:tcW w:w="0" w:type="auto"/>
            <w:vAlign w:val="center"/>
          </w:tcPr>
          <w:p>
            <w:pPr>
              <w:widowControl w:val="0"/>
              <w:spacing w:line="240" w:lineRule="auto"/>
              <w:jc w:val="center"/>
              <w:rPr>
                <w:ins w:id="237" w:author="Ji Haomin" w:date="2024-05-23T16:05:23Z"/>
                <w:rFonts w:hint="default" w:ascii="Myriad Pro" w:hAnsi="Myriad Pro" w:eastAsia="Times New Roman" w:cs="Myriad Pro"/>
                <w:b/>
                <w:bCs/>
                <w:sz w:val="18"/>
                <w:szCs w:val="18"/>
                <w:vertAlign w:val="baseline"/>
                <w:lang w:val="en-US" w:eastAsia="zh-CN" w:bidi="ar-SA"/>
              </w:rPr>
            </w:pPr>
            <w:ins w:id="238" w:author="Ji Haomin" w:date="2024-05-23T16:05:23Z">
              <w:r>
                <w:rPr>
                  <w:rFonts w:hint="default" w:ascii="Myriad Pro" w:hAnsi="Myriad Pro" w:cs="Myriad Pro"/>
                  <w:b/>
                  <w:bCs/>
                  <w:sz w:val="18"/>
                  <w:szCs w:val="18"/>
                  <w:vertAlign w:val="baseline"/>
                  <w:lang w:val="en-US" w:eastAsia="zh-CN"/>
                </w:rPr>
                <w:t>Equation</w:t>
              </w:r>
            </w:ins>
          </w:p>
        </w:tc>
        <w:tc>
          <w:tcPr>
            <w:tcW w:w="0" w:type="auto"/>
            <w:vAlign w:val="center"/>
          </w:tcPr>
          <w:p>
            <w:pPr>
              <w:widowControl w:val="0"/>
              <w:spacing w:line="240" w:lineRule="auto"/>
              <w:jc w:val="center"/>
              <w:rPr>
                <w:ins w:id="239" w:author="Ji Haomin" w:date="2024-05-23T16:05:23Z"/>
                <w:rFonts w:hint="default" w:ascii="Myriad Pro" w:hAnsi="Myriad Pro" w:eastAsia="Times New Roman" w:cs="Myriad Pro"/>
                <w:b/>
                <w:bCs/>
                <w:sz w:val="18"/>
                <w:szCs w:val="18"/>
                <w:vertAlign w:val="baseline"/>
                <w:lang w:val="en-US" w:eastAsia="zh-CN" w:bidi="ar-SA"/>
              </w:rPr>
            </w:pPr>
            <w:ins w:id="240" w:author="Ji Haomin" w:date="2024-05-23T16:05:23Z">
              <w:r>
                <w:rPr>
                  <w:rFonts w:hint="default" w:ascii="Myriad Pro" w:hAnsi="Myriad Pro" w:cs="Myriad Pro"/>
                  <w:b/>
                  <w:bCs/>
                  <w:sz w:val="18"/>
                  <w:szCs w:val="18"/>
                  <w:vertAlign w:val="baseline"/>
                  <w:lang w:val="en-US" w:eastAsia="zh-CN"/>
                </w:rPr>
                <w:t>a</w:t>
              </w:r>
            </w:ins>
          </w:p>
        </w:tc>
        <w:tc>
          <w:tcPr>
            <w:tcW w:w="0" w:type="auto"/>
            <w:vAlign w:val="center"/>
          </w:tcPr>
          <w:p>
            <w:pPr>
              <w:widowControl w:val="0"/>
              <w:spacing w:line="240" w:lineRule="auto"/>
              <w:jc w:val="center"/>
              <w:rPr>
                <w:ins w:id="241" w:author="Ji Haomin" w:date="2024-05-23T16:05:23Z"/>
                <w:rFonts w:hint="default" w:ascii="Myriad Pro" w:hAnsi="Myriad Pro" w:eastAsia="Times New Roman" w:cs="Myriad Pro"/>
                <w:b/>
                <w:bCs/>
                <w:sz w:val="18"/>
                <w:szCs w:val="18"/>
                <w:vertAlign w:val="baseline"/>
                <w:lang w:val="en-US" w:eastAsia="zh-CN" w:bidi="ar-SA"/>
              </w:rPr>
            </w:pPr>
            <w:ins w:id="242" w:author="Ji Haomin" w:date="2024-05-23T16:05:23Z">
              <w:r>
                <w:rPr>
                  <w:rFonts w:hint="default" w:ascii="Myriad Pro" w:hAnsi="Myriad Pro" w:cs="Myriad Pro"/>
                  <w:b/>
                  <w:bCs/>
                  <w:sz w:val="18"/>
                  <w:szCs w:val="18"/>
                  <w:vertAlign w:val="baseline"/>
                  <w:lang w:val="en-US" w:eastAsia="zh-CN"/>
                </w:rPr>
                <w:t>b</w:t>
              </w:r>
            </w:ins>
          </w:p>
        </w:tc>
        <w:tc>
          <w:tcPr>
            <w:tcW w:w="0" w:type="auto"/>
            <w:vAlign w:val="center"/>
          </w:tcPr>
          <w:p>
            <w:pPr>
              <w:widowControl w:val="0"/>
              <w:spacing w:line="240" w:lineRule="auto"/>
              <w:jc w:val="center"/>
              <w:rPr>
                <w:ins w:id="243" w:author="Ji Haomin" w:date="2024-05-23T16:05:23Z"/>
                <w:rFonts w:hint="default" w:ascii="Myriad Pro" w:hAnsi="Myriad Pro" w:eastAsia="Times New Roman" w:cs="Myriad Pro"/>
                <w:b/>
                <w:bCs/>
                <w:sz w:val="18"/>
                <w:szCs w:val="18"/>
                <w:vertAlign w:val="baseline"/>
                <w:lang w:val="en-US" w:eastAsia="zh-CN" w:bidi="ar-SA"/>
              </w:rPr>
            </w:pPr>
            <w:ins w:id="244" w:author="Ji Haomin" w:date="2024-05-23T16:05:23Z">
              <w:r>
                <w:rPr>
                  <w:rFonts w:hint="default" w:ascii="Myriad Pro" w:hAnsi="Myriad Pro" w:cs="Myriad Pro"/>
                  <w:b/>
                  <w:bCs/>
                  <w:sz w:val="18"/>
                  <w:szCs w:val="18"/>
                  <w:vertAlign w:val="baseline"/>
                  <w:lang w:val="en-US" w:eastAsia="zh-CN"/>
                </w:rPr>
                <w:t xml:space="preserve">Calculated </w:t>
              </w:r>
            </w:ins>
            <w:ins w:id="245" w:author="Ji Haomin" w:date="2024-05-23T16:05:23Z">
              <w:r>
                <w:rPr>
                  <w:rFonts w:hint="eastAsia" w:ascii="Myriad Pro" w:hAnsi="Myriad Pro" w:cs="Myriad Pro"/>
                  <w:b/>
                  <w:bCs/>
                  <w:sz w:val="18"/>
                  <w:szCs w:val="18"/>
                  <w:vertAlign w:val="baseline"/>
                  <w:lang w:val="en-US" w:eastAsia="zh-CN"/>
                </w:rPr>
                <w:t>SRL</w:t>
              </w:r>
            </w:ins>
          </w:p>
        </w:tc>
        <w:tc>
          <w:tcPr>
            <w:tcW w:w="0" w:type="auto"/>
            <w:vAlign w:val="center"/>
          </w:tcPr>
          <w:p>
            <w:pPr>
              <w:widowControl w:val="0"/>
              <w:spacing w:line="240" w:lineRule="auto"/>
              <w:jc w:val="center"/>
              <w:rPr>
                <w:ins w:id="246" w:author="Ji Haomin" w:date="2024-05-23T16:05:23Z"/>
                <w:rFonts w:hint="default" w:ascii="Myriad Pro" w:hAnsi="Myriad Pro" w:eastAsia="Times New Roman" w:cs="Myriad Pro"/>
                <w:b/>
                <w:bCs/>
                <w:sz w:val="18"/>
                <w:szCs w:val="18"/>
                <w:vertAlign w:val="baseline"/>
                <w:lang w:val="en-US" w:eastAsia="zh-CN" w:bidi="ar-SA"/>
              </w:rPr>
            </w:pPr>
            <w:ins w:id="247" w:author="Ji Haomin" w:date="2024-05-23T16:05:23Z">
              <w:r>
                <w:rPr>
                  <w:rFonts w:hint="default" w:ascii="Myriad Pro" w:hAnsi="Myriad Pro" w:cs="Myriad Pro"/>
                  <w:b/>
                  <w:bCs/>
                  <w:sz w:val="18"/>
                  <w:szCs w:val="18"/>
                  <w:vertAlign w:val="baseline"/>
                  <w:lang w:val="en-US" w:eastAsia="zh-CN"/>
                </w:rPr>
                <w:t>Reference</w:t>
              </w:r>
            </w:ins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  <w:ins w:id="248" w:author="Ji Haomin" w:date="2024-05-23T16:05:23Z"/>
        </w:trPr>
        <w:tc>
          <w:tcPr>
            <w:tcW w:w="0" w:type="auto"/>
            <w:vAlign w:val="center"/>
          </w:tcPr>
          <w:p>
            <w:pPr>
              <w:widowControl w:val="0"/>
              <w:spacing w:line="240" w:lineRule="auto"/>
              <w:jc w:val="center"/>
              <w:rPr>
                <w:ins w:id="249" w:author="Ji Haomin" w:date="2024-05-23T16:05:23Z"/>
                <w:rFonts w:hint="default" w:ascii="Myriad Pro" w:hAnsi="Myriad Pro" w:cs="Myriad Pro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ins w:id="250" w:author="Ji Haomin" w:date="2024-05-23T16:05:23Z">
              <w:r>
                <w:rPr>
                  <w:rFonts w:hint="default" w:ascii="Myriad Pro" w:hAnsi="Myriad Pro" w:cs="Myriad Pro"/>
                  <w:b w:val="0"/>
                  <w:bCs w:val="0"/>
                  <w:sz w:val="18"/>
                  <w:szCs w:val="18"/>
                  <w:lang w:eastAsia="zh-CN"/>
                </w:rPr>
                <w:t>SRL = a + blogDco</w:t>
              </w:r>
            </w:ins>
          </w:p>
        </w:tc>
        <w:tc>
          <w:tcPr>
            <w:tcW w:w="0" w:type="auto"/>
            <w:vAlign w:val="center"/>
          </w:tcPr>
          <w:p>
            <w:pPr>
              <w:widowControl w:val="0"/>
              <w:spacing w:line="240" w:lineRule="auto"/>
              <w:jc w:val="center"/>
              <w:rPr>
                <w:ins w:id="251" w:author="Ji Haomin" w:date="2024-05-23T16:05:23Z"/>
                <w:rFonts w:hint="default" w:ascii="Myriad Pro" w:hAnsi="Myriad Pro" w:cs="Myriad Pro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ins w:id="252" w:author="Ji Haomin" w:date="2024-05-23T16:05:23Z">
              <w:r>
                <w:rPr>
                  <w:rFonts w:hint="eastAsia" w:ascii="Myriad Pro" w:hAnsi="Myriad Pro" w:cs="Myriad Pro"/>
                  <w:b w:val="0"/>
                  <w:bCs w:val="0"/>
                  <w:sz w:val="18"/>
                  <w:szCs w:val="18"/>
                  <w:vertAlign w:val="baseline"/>
                  <w:lang w:val="en-US" w:eastAsia="zh-CN"/>
                </w:rPr>
                <w:t>1.46</w:t>
              </w:r>
            </w:ins>
          </w:p>
        </w:tc>
        <w:tc>
          <w:tcPr>
            <w:tcW w:w="0" w:type="auto"/>
            <w:vAlign w:val="center"/>
          </w:tcPr>
          <w:p>
            <w:pPr>
              <w:widowControl w:val="0"/>
              <w:spacing w:line="240" w:lineRule="auto"/>
              <w:jc w:val="center"/>
              <w:rPr>
                <w:ins w:id="253" w:author="Ji Haomin" w:date="2024-05-23T16:05:23Z"/>
                <w:rFonts w:hint="default" w:ascii="Myriad Pro" w:hAnsi="Myriad Pro" w:cs="Myriad Pro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ins w:id="254" w:author="Ji Haomin" w:date="2024-05-23T16:05:23Z">
              <w:r>
                <w:rPr>
                  <w:rFonts w:hint="eastAsia" w:ascii="Myriad Pro" w:hAnsi="Myriad Pro" w:cs="Myriad Pro"/>
                  <w:b w:val="0"/>
                  <w:bCs w:val="0"/>
                  <w:sz w:val="18"/>
                  <w:szCs w:val="18"/>
                  <w:vertAlign w:val="baseline"/>
                  <w:lang w:val="en-US" w:eastAsia="zh-CN"/>
                </w:rPr>
                <w:t>0.86</w:t>
              </w:r>
            </w:ins>
          </w:p>
        </w:tc>
        <w:tc>
          <w:tcPr>
            <w:tcW w:w="0" w:type="auto"/>
            <w:vAlign w:val="center"/>
          </w:tcPr>
          <w:p>
            <w:pPr>
              <w:widowControl w:val="0"/>
              <w:spacing w:line="240" w:lineRule="auto"/>
              <w:jc w:val="center"/>
              <w:rPr>
                <w:ins w:id="255" w:author="Ji Haomin" w:date="2024-05-23T16:05:23Z"/>
                <w:rFonts w:hint="default" w:ascii="Myriad Pro" w:hAnsi="Myriad Pro" w:cs="Myriad Pro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ins w:id="256" w:author="Ji Haomin" w:date="2024-05-23T16:05:23Z">
              <w:r>
                <w:rPr>
                  <w:rFonts w:hint="eastAsia" w:ascii="Myriad Pro" w:hAnsi="Myriad Pro" w:cs="Myriad Pro"/>
                  <w:b w:val="0"/>
                  <w:bCs w:val="0"/>
                  <w:sz w:val="18"/>
                  <w:szCs w:val="18"/>
                  <w:vertAlign w:val="baseline"/>
                  <w:lang w:val="en-US" w:eastAsia="zh-CN"/>
                </w:rPr>
                <w:t>13</w:t>
              </w:r>
            </w:ins>
            <w:ins w:id="257" w:author="Ji Haomin" w:date="2024-05-24T00:08:35Z">
              <w:r>
                <w:rPr>
                  <w:rFonts w:hint="eastAsia" w:ascii="Myriad Pro" w:hAnsi="Myriad Pro" w:cs="Myriad Pro"/>
                  <w:b w:val="0"/>
                  <w:bCs w:val="0"/>
                  <w:sz w:val="18"/>
                  <w:szCs w:val="18"/>
                  <w:vertAlign w:val="baseline"/>
                  <w:lang w:val="en-US" w:eastAsia="zh-CN"/>
                </w:rPr>
                <w:t>8</w:t>
              </w:r>
            </w:ins>
            <w:ins w:id="258" w:author="Ji Haomin" w:date="2024-05-23T16:05:23Z">
              <w:r>
                <w:rPr>
                  <w:rFonts w:hint="eastAsia" w:ascii="Myriad Pro" w:hAnsi="Myriad Pro" w:cs="Myriad Pro"/>
                  <w:b w:val="0"/>
                  <w:bCs w:val="0"/>
                  <w:sz w:val="18"/>
                  <w:szCs w:val="18"/>
                  <w:vertAlign w:val="baseline"/>
                  <w:lang w:val="en-US" w:eastAsia="zh-CN"/>
                </w:rPr>
                <w:t xml:space="preserve"> km</w:t>
              </w:r>
            </w:ins>
          </w:p>
        </w:tc>
        <w:tc>
          <w:tcPr>
            <w:tcW w:w="0" w:type="auto"/>
            <w:vAlign w:val="center"/>
          </w:tcPr>
          <w:p>
            <w:pPr>
              <w:widowControl w:val="0"/>
              <w:spacing w:line="240" w:lineRule="auto"/>
              <w:jc w:val="center"/>
              <w:rPr>
                <w:ins w:id="259" w:author="Ji Haomin" w:date="2024-05-23T16:05:23Z"/>
                <w:rFonts w:hint="default" w:ascii="Myriad Pro" w:hAnsi="Myriad Pro" w:cs="Myriad Pro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ins w:id="260" w:author="Ji Haomin" w:date="2024-05-23T16:05:23Z">
              <w:r>
                <w:rPr>
                  <w:rFonts w:hint="default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t>Wells and Coppersmith, 1994</w:t>
              </w:r>
            </w:ins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  <w:ins w:id="261" w:author="Ji Haomin" w:date="2024-05-23T16:05:23Z"/>
        </w:trPr>
        <w:tc>
          <w:tcPr>
            <w:tcW w:w="0" w:type="auto"/>
            <w:vAlign w:val="center"/>
          </w:tcPr>
          <w:p>
            <w:pPr>
              <w:widowControl w:val="0"/>
              <w:spacing w:line="240" w:lineRule="auto"/>
              <w:jc w:val="center"/>
              <w:rPr>
                <w:ins w:id="262" w:author="Ji Haomin" w:date="2024-05-23T16:05:23Z"/>
                <w:rFonts w:hint="default" w:ascii="Myriad Pro" w:hAnsi="Myriad Pro" w:cs="Myriad Pro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ins w:id="263" w:author="Ji Haomin" w:date="2024-05-23T16:05:23Z">
              <w:r>
                <w:rPr>
                  <w:rFonts w:hint="default" w:ascii="Myriad Pro" w:hAnsi="Myriad Pro" w:cs="Myriad Pro"/>
                  <w:b/>
                  <w:bCs/>
                  <w:sz w:val="18"/>
                  <w:szCs w:val="18"/>
                  <w:vertAlign w:val="baseline"/>
                  <w:lang w:val="en-US" w:eastAsia="zh-CN"/>
                </w:rPr>
                <w:t>Equation</w:t>
              </w:r>
            </w:ins>
          </w:p>
        </w:tc>
        <w:tc>
          <w:tcPr>
            <w:tcW w:w="0" w:type="auto"/>
            <w:vAlign w:val="center"/>
          </w:tcPr>
          <w:p>
            <w:pPr>
              <w:widowControl w:val="0"/>
              <w:spacing w:line="240" w:lineRule="auto"/>
              <w:jc w:val="center"/>
              <w:rPr>
                <w:ins w:id="264" w:author="Ji Haomin" w:date="2024-05-23T16:05:23Z"/>
                <w:rFonts w:hint="default" w:ascii="Myriad Pro" w:hAnsi="Myriad Pro" w:cs="Myriad Pro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ins w:id="265" w:author="Ji Haomin" w:date="2024-05-23T16:05:23Z">
              <w:r>
                <w:rPr>
                  <w:rFonts w:hint="eastAsia" w:ascii="Myriad Pro" w:hAnsi="Myriad Pro" w:cs="Myriad Pro"/>
                  <w:b/>
                  <w:bCs/>
                  <w:sz w:val="18"/>
                  <w:szCs w:val="18"/>
                  <w:vertAlign w:val="baseline"/>
                  <w:lang w:val="en-US" w:eastAsia="zh-CN"/>
                </w:rPr>
                <w:t>c</w:t>
              </w:r>
            </w:ins>
          </w:p>
        </w:tc>
        <w:tc>
          <w:tcPr>
            <w:tcW w:w="0" w:type="auto"/>
            <w:vAlign w:val="center"/>
          </w:tcPr>
          <w:p>
            <w:pPr>
              <w:widowControl w:val="0"/>
              <w:spacing w:line="240" w:lineRule="auto"/>
              <w:jc w:val="center"/>
              <w:rPr>
                <w:ins w:id="266" w:author="Ji Haomin" w:date="2024-05-23T16:05:23Z"/>
                <w:rFonts w:hint="default" w:ascii="Myriad Pro" w:hAnsi="Myriad Pro" w:cs="Myriad Pro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ins w:id="267" w:author="Ji Haomin" w:date="2024-05-23T16:05:23Z">
              <w:r>
                <w:rPr>
                  <w:rFonts w:hint="eastAsia" w:ascii="Myriad Pro" w:hAnsi="Myriad Pro" w:cs="Myriad Pro"/>
                  <w:b/>
                  <w:bCs/>
                  <w:sz w:val="18"/>
                  <w:szCs w:val="18"/>
                  <w:vertAlign w:val="baseline"/>
                  <w:lang w:val="en-US" w:eastAsia="zh-CN"/>
                </w:rPr>
                <w:t>d</w:t>
              </w:r>
            </w:ins>
          </w:p>
        </w:tc>
        <w:tc>
          <w:tcPr>
            <w:tcW w:w="0" w:type="auto"/>
            <w:vAlign w:val="center"/>
          </w:tcPr>
          <w:p>
            <w:pPr>
              <w:widowControl w:val="0"/>
              <w:spacing w:line="240" w:lineRule="auto"/>
              <w:jc w:val="center"/>
              <w:rPr>
                <w:ins w:id="268" w:author="Ji Haomin" w:date="2024-05-23T16:05:23Z"/>
                <w:rFonts w:hint="default" w:ascii="Myriad Pro" w:hAnsi="Myriad Pro" w:cs="Myriad Pro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ins w:id="269" w:author="Ji Haomin" w:date="2024-05-23T16:05:23Z">
              <w:r>
                <w:rPr>
                  <w:rFonts w:hint="default" w:ascii="Myriad Pro" w:hAnsi="Myriad Pro" w:cs="Myriad Pro"/>
                  <w:b/>
                  <w:bCs/>
                  <w:sz w:val="18"/>
                  <w:szCs w:val="18"/>
                  <w:vertAlign w:val="baseline"/>
                  <w:lang w:val="en-US" w:eastAsia="zh-CN"/>
                </w:rPr>
                <w:t>Calculated magnitude</w:t>
              </w:r>
            </w:ins>
          </w:p>
        </w:tc>
        <w:tc>
          <w:tcPr>
            <w:tcW w:w="0" w:type="auto"/>
            <w:vAlign w:val="center"/>
          </w:tcPr>
          <w:p>
            <w:pPr>
              <w:widowControl w:val="0"/>
              <w:spacing w:line="240" w:lineRule="auto"/>
              <w:jc w:val="center"/>
              <w:rPr>
                <w:ins w:id="270" w:author="Ji Haomin" w:date="2024-05-23T16:05:23Z"/>
                <w:rFonts w:hint="default" w:ascii="Myriad Pro" w:hAnsi="Myriad Pro" w:cs="Myriad Pro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ins w:id="271" w:author="Ji Haomin" w:date="2024-05-23T16:05:23Z">
              <w:r>
                <w:rPr>
                  <w:rFonts w:hint="default" w:ascii="Myriad Pro" w:hAnsi="Myriad Pro" w:cs="Myriad Pro"/>
                  <w:b/>
                  <w:bCs/>
                  <w:sz w:val="18"/>
                  <w:szCs w:val="18"/>
                  <w:vertAlign w:val="baseline"/>
                  <w:lang w:val="en-US" w:eastAsia="zh-CN"/>
                </w:rPr>
                <w:t>Reference</w:t>
              </w:r>
            </w:ins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  <w:ins w:id="272" w:author="Ji Haomin" w:date="2024-05-23T16:05:23Z"/>
        </w:trPr>
        <w:tc>
          <w:tcPr>
            <w:tcW w:w="0" w:type="auto"/>
            <w:vMerge w:val="restart"/>
            <w:vAlign w:val="center"/>
          </w:tcPr>
          <w:p>
            <w:pPr>
              <w:widowControl w:val="0"/>
              <w:spacing w:line="240" w:lineRule="auto"/>
              <w:jc w:val="center"/>
              <w:rPr>
                <w:ins w:id="273" w:author="Ji Haomin" w:date="2024-05-23T16:05:23Z"/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</w:pPr>
            <w:ins w:id="274" w:author="Ji Haomin" w:date="2024-05-23T16:05:23Z">
              <w:r>
                <w:rPr>
                  <w:rFonts w:hint="default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t xml:space="preserve">M = </w:t>
              </w:r>
            </w:ins>
            <w:ins w:id="275" w:author="Ji Haomin" w:date="2024-05-23T16:05:23Z">
              <w:r>
                <w:rPr>
                  <w:rFonts w:hint="eastAsia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t>c</w:t>
              </w:r>
            </w:ins>
            <w:ins w:id="276" w:author="Ji Haomin" w:date="2024-05-23T16:05:23Z">
              <w:r>
                <w:rPr>
                  <w:rFonts w:hint="default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t xml:space="preserve"> + </w:t>
              </w:r>
            </w:ins>
            <w:ins w:id="277" w:author="Ji Haomin" w:date="2024-05-23T16:05:23Z">
              <w:r>
                <w:rPr>
                  <w:rFonts w:hint="eastAsia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t>d</w:t>
              </w:r>
            </w:ins>
            <w:ins w:id="278" w:author="Ji Haomin" w:date="2024-05-23T16:05:23Z">
              <w:r>
                <w:rPr>
                  <w:rFonts w:hint="default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t>logSRL</w:t>
              </w:r>
            </w:ins>
          </w:p>
        </w:tc>
        <w:tc>
          <w:tcPr>
            <w:tcW w:w="0" w:type="auto"/>
            <w:tcBorders>
              <w:bottom w:val="nil"/>
            </w:tcBorders>
            <w:vAlign w:val="center"/>
          </w:tcPr>
          <w:p>
            <w:pPr>
              <w:widowControl w:val="0"/>
              <w:spacing w:line="240" w:lineRule="auto"/>
              <w:jc w:val="center"/>
              <w:rPr>
                <w:ins w:id="279" w:author="Ji Haomin" w:date="2024-05-23T16:05:23Z"/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</w:pPr>
            <w:ins w:id="280" w:author="Ji Haomin" w:date="2024-05-23T16:05:23Z">
              <w:r>
                <w:rPr>
                  <w:rFonts w:hint="default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t>5.92</w:t>
              </w:r>
            </w:ins>
          </w:p>
        </w:tc>
        <w:tc>
          <w:tcPr>
            <w:tcW w:w="0" w:type="auto"/>
            <w:tcBorders>
              <w:bottom w:val="nil"/>
            </w:tcBorders>
            <w:vAlign w:val="center"/>
          </w:tcPr>
          <w:p>
            <w:pPr>
              <w:widowControl w:val="0"/>
              <w:spacing w:line="240" w:lineRule="auto"/>
              <w:jc w:val="center"/>
              <w:rPr>
                <w:ins w:id="281" w:author="Ji Haomin" w:date="2024-05-23T16:05:23Z"/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</w:pPr>
            <w:ins w:id="282" w:author="Ji Haomin" w:date="2024-05-23T16:05:23Z">
              <w:r>
                <w:rPr>
                  <w:rFonts w:hint="default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t>0.88</w:t>
              </w:r>
            </w:ins>
          </w:p>
        </w:tc>
        <w:tc>
          <w:tcPr>
            <w:tcW w:w="0" w:type="auto"/>
            <w:tcBorders>
              <w:bottom w:val="nil"/>
            </w:tcBorders>
            <w:vAlign w:val="center"/>
          </w:tcPr>
          <w:p>
            <w:pPr>
              <w:widowControl w:val="0"/>
              <w:spacing w:line="240" w:lineRule="auto"/>
              <w:jc w:val="center"/>
              <w:rPr>
                <w:ins w:id="283" w:author="Ji Haomin" w:date="2024-05-23T16:05:23Z"/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</w:pPr>
            <w:ins w:id="284" w:author="Ji Haomin" w:date="2024-05-23T16:05:23Z">
              <w:r>
                <w:rPr>
                  <w:rFonts w:hint="default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t>7.</w:t>
              </w:r>
            </w:ins>
            <w:ins w:id="285" w:author="Ji Haomin" w:date="2024-05-23T16:05:23Z">
              <w:r>
                <w:rPr>
                  <w:rFonts w:hint="eastAsia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t>7</w:t>
              </w:r>
            </w:ins>
            <w:ins w:id="286" w:author="Ji Haomin" w:date="2024-05-23T16:05:23Z">
              <w:r>
                <w:rPr>
                  <w:rFonts w:hint="default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t>7</w:t>
              </w:r>
            </w:ins>
          </w:p>
        </w:tc>
        <w:tc>
          <w:tcPr>
            <w:tcW w:w="0" w:type="auto"/>
            <w:tcBorders>
              <w:bottom w:val="nil"/>
            </w:tcBorders>
            <w:vAlign w:val="center"/>
          </w:tcPr>
          <w:p>
            <w:pPr>
              <w:widowControl w:val="0"/>
              <w:spacing w:line="240" w:lineRule="auto"/>
              <w:jc w:val="center"/>
              <w:rPr>
                <w:ins w:id="287" w:author="Ji Haomin" w:date="2024-05-23T16:05:23Z"/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</w:pPr>
            <w:ins w:id="288" w:author="Ji Haomin" w:date="2024-05-23T16:05:23Z">
              <w:r>
                <w:rPr>
                  <w:rFonts w:hint="default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t>Deng et al., 1992</w:t>
              </w:r>
            </w:ins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  <w:ins w:id="289" w:author="Ji Haomin" w:date="2024-05-23T16:05:23Z"/>
        </w:trPr>
        <w:tc>
          <w:tcPr>
            <w:tcW w:w="0" w:type="auto"/>
            <w:vMerge w:val="continue"/>
            <w:vAlign w:val="center"/>
          </w:tcPr>
          <w:p>
            <w:pPr>
              <w:widowControl w:val="0"/>
              <w:spacing w:line="240" w:lineRule="auto"/>
              <w:jc w:val="center"/>
              <w:rPr>
                <w:ins w:id="290" w:author="Ji Haomin" w:date="2024-05-23T16:05:23Z"/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0" w:type="auto"/>
            <w:tcBorders>
              <w:top w:val="nil"/>
              <w:bottom w:val="nil"/>
            </w:tcBorders>
            <w:vAlign w:val="center"/>
          </w:tcPr>
          <w:p>
            <w:pPr>
              <w:widowControl w:val="0"/>
              <w:spacing w:line="240" w:lineRule="auto"/>
              <w:jc w:val="center"/>
              <w:rPr>
                <w:ins w:id="291" w:author="Ji Haomin" w:date="2024-05-23T16:05:23Z"/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</w:pPr>
            <w:ins w:id="292" w:author="Ji Haomin" w:date="2024-05-23T16:05:23Z">
              <w:r>
                <w:rPr>
                  <w:rFonts w:hint="default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t>5.16</w:t>
              </w:r>
            </w:ins>
          </w:p>
        </w:tc>
        <w:tc>
          <w:tcPr>
            <w:tcW w:w="0" w:type="auto"/>
            <w:tcBorders>
              <w:top w:val="nil"/>
              <w:bottom w:val="nil"/>
            </w:tcBorders>
            <w:vAlign w:val="center"/>
          </w:tcPr>
          <w:p>
            <w:pPr>
              <w:widowControl w:val="0"/>
              <w:spacing w:line="240" w:lineRule="auto"/>
              <w:jc w:val="center"/>
              <w:rPr>
                <w:ins w:id="293" w:author="Ji Haomin" w:date="2024-05-23T16:05:23Z"/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</w:pPr>
            <w:ins w:id="294" w:author="Ji Haomin" w:date="2024-05-23T16:05:23Z">
              <w:r>
                <w:rPr>
                  <w:rFonts w:hint="default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t>1.12</w:t>
              </w:r>
            </w:ins>
          </w:p>
        </w:tc>
        <w:tc>
          <w:tcPr>
            <w:tcW w:w="0" w:type="auto"/>
            <w:tcBorders>
              <w:top w:val="nil"/>
              <w:bottom w:val="nil"/>
            </w:tcBorders>
            <w:vAlign w:val="center"/>
          </w:tcPr>
          <w:p>
            <w:pPr>
              <w:widowControl w:val="0"/>
              <w:spacing w:line="240" w:lineRule="auto"/>
              <w:jc w:val="center"/>
              <w:rPr>
                <w:ins w:id="295" w:author="Ji Haomin" w:date="2024-05-23T16:05:23Z"/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</w:pPr>
            <w:ins w:id="296" w:author="Ji Haomin" w:date="2024-05-23T16:05:23Z">
              <w:r>
                <w:rPr>
                  <w:rFonts w:hint="default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t>7.</w:t>
              </w:r>
            </w:ins>
            <w:ins w:id="297" w:author="Ji Haomin" w:date="2024-05-23T16:05:23Z">
              <w:r>
                <w:rPr>
                  <w:rFonts w:hint="eastAsia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t>51</w:t>
              </w:r>
            </w:ins>
          </w:p>
        </w:tc>
        <w:tc>
          <w:tcPr>
            <w:tcW w:w="0" w:type="auto"/>
            <w:tcBorders>
              <w:top w:val="nil"/>
              <w:bottom w:val="nil"/>
            </w:tcBorders>
            <w:vAlign w:val="center"/>
          </w:tcPr>
          <w:p>
            <w:pPr>
              <w:widowControl w:val="0"/>
              <w:spacing w:line="240" w:lineRule="auto"/>
              <w:jc w:val="center"/>
              <w:rPr>
                <w:ins w:id="298" w:author="Ji Haomin" w:date="2024-05-23T16:05:23Z"/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</w:pPr>
            <w:ins w:id="299" w:author="Ji Haomin" w:date="2024-05-23T16:05:23Z">
              <w:bookmarkStart w:id="4" w:name="OLE_LINK3"/>
              <w:r>
                <w:rPr>
                  <w:rFonts w:hint="default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t>Wells and Coppersmith, 1994</w:t>
              </w:r>
              <w:bookmarkEnd w:id="4"/>
            </w:ins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  <w:ins w:id="300" w:author="Ji Haomin" w:date="2024-05-23T16:05:23Z"/>
        </w:trPr>
        <w:tc>
          <w:tcPr>
            <w:tcW w:w="0" w:type="auto"/>
            <w:vMerge w:val="continue"/>
            <w:vAlign w:val="center"/>
          </w:tcPr>
          <w:p>
            <w:pPr>
              <w:widowControl w:val="0"/>
              <w:spacing w:line="240" w:lineRule="auto"/>
              <w:jc w:val="center"/>
              <w:rPr>
                <w:ins w:id="301" w:author="Ji Haomin" w:date="2024-05-23T16:05:23Z"/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0" w:type="auto"/>
            <w:tcBorders>
              <w:top w:val="nil"/>
            </w:tcBorders>
            <w:vAlign w:val="center"/>
          </w:tcPr>
          <w:p>
            <w:pPr>
              <w:widowControl w:val="0"/>
              <w:spacing w:line="240" w:lineRule="auto"/>
              <w:jc w:val="center"/>
              <w:rPr>
                <w:ins w:id="302" w:author="Ji Haomin" w:date="2024-05-23T16:05:23Z"/>
                <w:rFonts w:hint="default" w:ascii="Myriad Pro" w:hAnsi="Myriad Pro" w:eastAsia="Times New Roman" w:cs="Myriad Pro"/>
                <w:kern w:val="0"/>
                <w:sz w:val="18"/>
                <w:szCs w:val="18"/>
                <w:vertAlign w:val="baseline"/>
                <w:lang w:val="en-US" w:eastAsia="zh-CN" w:bidi="ar-SA"/>
              </w:rPr>
            </w:pPr>
            <w:ins w:id="303" w:author="Ji Haomin" w:date="2024-05-23T16:05:23Z">
              <w:r>
                <w:rPr>
                  <w:rFonts w:hint="default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t>5.303</w:t>
              </w:r>
            </w:ins>
          </w:p>
        </w:tc>
        <w:tc>
          <w:tcPr>
            <w:tcW w:w="0" w:type="auto"/>
            <w:tcBorders>
              <w:top w:val="nil"/>
            </w:tcBorders>
            <w:vAlign w:val="center"/>
          </w:tcPr>
          <w:p>
            <w:pPr>
              <w:widowControl w:val="0"/>
              <w:spacing w:line="240" w:lineRule="auto"/>
              <w:jc w:val="center"/>
              <w:rPr>
                <w:ins w:id="304" w:author="Ji Haomin" w:date="2024-05-23T16:05:23Z"/>
                <w:rFonts w:hint="default" w:ascii="Myriad Pro" w:hAnsi="Myriad Pro" w:eastAsia="Times New Roman" w:cs="Myriad Pro"/>
                <w:kern w:val="0"/>
                <w:sz w:val="18"/>
                <w:szCs w:val="18"/>
                <w:vertAlign w:val="baseline"/>
                <w:lang w:val="en-US" w:eastAsia="zh-CN" w:bidi="ar-SA"/>
              </w:rPr>
            </w:pPr>
            <w:ins w:id="305" w:author="Ji Haomin" w:date="2024-05-23T16:05:23Z">
              <w:r>
                <w:rPr>
                  <w:rFonts w:hint="default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t>1.181</w:t>
              </w:r>
            </w:ins>
          </w:p>
        </w:tc>
        <w:tc>
          <w:tcPr>
            <w:tcW w:w="0" w:type="auto"/>
            <w:tcBorders>
              <w:top w:val="nil"/>
            </w:tcBorders>
            <w:vAlign w:val="center"/>
          </w:tcPr>
          <w:p>
            <w:pPr>
              <w:widowControl w:val="0"/>
              <w:spacing w:line="240" w:lineRule="auto"/>
              <w:jc w:val="center"/>
              <w:rPr>
                <w:ins w:id="306" w:author="Ji Haomin" w:date="2024-05-23T16:05:23Z"/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</w:pPr>
            <w:ins w:id="307" w:author="Ji Haomin" w:date="2024-05-23T16:05:23Z">
              <w:r>
                <w:rPr>
                  <w:rFonts w:hint="default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t>7.</w:t>
              </w:r>
            </w:ins>
            <w:ins w:id="308" w:author="Ji Haomin" w:date="2024-05-23T16:05:23Z">
              <w:r>
                <w:rPr>
                  <w:rFonts w:hint="eastAsia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t>78</w:t>
              </w:r>
            </w:ins>
          </w:p>
        </w:tc>
        <w:tc>
          <w:tcPr>
            <w:tcW w:w="0" w:type="auto"/>
            <w:tcBorders>
              <w:top w:val="nil"/>
            </w:tcBorders>
            <w:vAlign w:val="center"/>
          </w:tcPr>
          <w:p>
            <w:pPr>
              <w:widowControl w:val="0"/>
              <w:spacing w:line="240" w:lineRule="auto"/>
              <w:jc w:val="center"/>
              <w:rPr>
                <w:ins w:id="309" w:author="Ji Haomin" w:date="2024-05-23T16:05:23Z"/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</w:pPr>
            <w:ins w:id="310" w:author="Ji Haomin" w:date="2024-05-23T16:05:23Z">
              <w:r>
                <w:rPr>
                  <w:rFonts w:hint="default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t>Ran, 2011</w:t>
              </w:r>
            </w:ins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  <w:ins w:id="311" w:author="Ji Haomin" w:date="2024-05-23T16:05:23Z"/>
        </w:trPr>
        <w:tc>
          <w:tcPr>
            <w:tcW w:w="0" w:type="auto"/>
            <w:vAlign w:val="center"/>
          </w:tcPr>
          <w:p>
            <w:pPr>
              <w:widowControl w:val="0"/>
              <w:spacing w:line="240" w:lineRule="auto"/>
              <w:jc w:val="center"/>
              <w:rPr>
                <w:ins w:id="312" w:author="Ji Haomin" w:date="2024-05-23T16:05:23Z"/>
                <w:rFonts w:hint="default" w:ascii="Myriad Pro" w:hAnsi="Myriad Pro" w:eastAsia="Times New Roman" w:cs="Myriad Pro"/>
                <w:b/>
                <w:bCs/>
                <w:kern w:val="0"/>
                <w:sz w:val="18"/>
                <w:szCs w:val="18"/>
                <w:vertAlign w:val="baseline"/>
                <w:lang w:val="en-US" w:eastAsia="zh-CN" w:bidi="ar-SA"/>
              </w:rPr>
            </w:pPr>
            <w:ins w:id="313" w:author="Ji Haomin" w:date="2024-05-23T16:05:23Z">
              <w:r>
                <w:rPr>
                  <w:rFonts w:hint="default" w:ascii="Myriad Pro" w:hAnsi="Myriad Pro" w:cs="Myriad Pro"/>
                  <w:b/>
                  <w:bCs/>
                  <w:sz w:val="18"/>
                  <w:szCs w:val="18"/>
                  <w:vertAlign w:val="baseline"/>
                  <w:lang w:val="en-US" w:eastAsia="zh-CN"/>
                </w:rPr>
                <w:t>Equation</w:t>
              </w:r>
            </w:ins>
          </w:p>
        </w:tc>
        <w:tc>
          <w:tcPr>
            <w:tcW w:w="0" w:type="auto"/>
            <w:vAlign w:val="center"/>
          </w:tcPr>
          <w:p>
            <w:pPr>
              <w:widowControl w:val="0"/>
              <w:spacing w:line="240" w:lineRule="auto"/>
              <w:jc w:val="center"/>
              <w:rPr>
                <w:ins w:id="314" w:author="Ji Haomin" w:date="2024-05-23T16:05:23Z"/>
                <w:rFonts w:hint="default" w:ascii="Myriad Pro" w:hAnsi="Myriad Pro" w:eastAsia="Times New Roman" w:cs="Myriad Pro"/>
                <w:b/>
                <w:bCs/>
                <w:kern w:val="0"/>
                <w:sz w:val="18"/>
                <w:szCs w:val="18"/>
                <w:vertAlign w:val="baseline"/>
                <w:lang w:val="en-US" w:eastAsia="zh-CN" w:bidi="ar-SA"/>
              </w:rPr>
            </w:pPr>
            <w:ins w:id="315" w:author="Ji Haomin" w:date="2024-05-23T16:05:23Z">
              <w:r>
                <w:rPr>
                  <w:rFonts w:hint="eastAsia" w:ascii="Myriad Pro" w:hAnsi="Myriad Pro" w:cs="Myriad Pro"/>
                  <w:b/>
                  <w:bCs/>
                  <w:sz w:val="18"/>
                  <w:szCs w:val="18"/>
                  <w:vertAlign w:val="baseline"/>
                  <w:lang w:val="en-US" w:eastAsia="zh-CN"/>
                </w:rPr>
                <w:t>e</w:t>
              </w:r>
            </w:ins>
          </w:p>
        </w:tc>
        <w:tc>
          <w:tcPr>
            <w:tcW w:w="0" w:type="auto"/>
            <w:vAlign w:val="center"/>
          </w:tcPr>
          <w:p>
            <w:pPr>
              <w:widowControl w:val="0"/>
              <w:spacing w:line="240" w:lineRule="auto"/>
              <w:jc w:val="center"/>
              <w:rPr>
                <w:ins w:id="316" w:author="Ji Haomin" w:date="2024-05-23T16:05:23Z"/>
                <w:rFonts w:hint="default" w:ascii="Myriad Pro" w:hAnsi="Myriad Pro" w:eastAsia="Times New Roman" w:cs="Myriad Pro"/>
                <w:b/>
                <w:bCs/>
                <w:kern w:val="0"/>
                <w:sz w:val="18"/>
                <w:szCs w:val="18"/>
                <w:vertAlign w:val="baseline"/>
                <w:lang w:val="en-US" w:eastAsia="zh-CN" w:bidi="ar-SA"/>
              </w:rPr>
            </w:pPr>
            <w:ins w:id="317" w:author="Ji Haomin" w:date="2024-05-23T16:05:23Z">
              <w:r>
                <w:rPr>
                  <w:rFonts w:hint="eastAsia" w:ascii="Myriad Pro" w:hAnsi="Myriad Pro" w:cs="Myriad Pro"/>
                  <w:b/>
                  <w:bCs/>
                  <w:sz w:val="18"/>
                  <w:szCs w:val="18"/>
                  <w:vertAlign w:val="baseline"/>
                  <w:lang w:val="en-US" w:eastAsia="zh-CN"/>
                </w:rPr>
                <w:t>f</w:t>
              </w:r>
            </w:ins>
          </w:p>
        </w:tc>
        <w:tc>
          <w:tcPr>
            <w:tcW w:w="0" w:type="auto"/>
            <w:vAlign w:val="center"/>
          </w:tcPr>
          <w:p>
            <w:pPr>
              <w:widowControl w:val="0"/>
              <w:spacing w:line="240" w:lineRule="auto"/>
              <w:jc w:val="center"/>
              <w:rPr>
                <w:ins w:id="318" w:author="Ji Haomin" w:date="2024-05-23T16:05:23Z"/>
                <w:rFonts w:hint="default" w:ascii="Myriad Pro" w:hAnsi="Myriad Pro" w:eastAsia="Times New Roman" w:cs="Myriad Pro"/>
                <w:b/>
                <w:bCs/>
                <w:kern w:val="0"/>
                <w:sz w:val="18"/>
                <w:szCs w:val="18"/>
                <w:vertAlign w:val="baseline"/>
                <w:lang w:val="en-US" w:eastAsia="zh-CN" w:bidi="ar-SA"/>
              </w:rPr>
            </w:pPr>
            <w:ins w:id="319" w:author="Ji Haomin" w:date="2024-05-23T16:05:23Z">
              <w:r>
                <w:rPr>
                  <w:rFonts w:hint="default" w:ascii="Myriad Pro" w:hAnsi="Myriad Pro" w:cs="Myriad Pro"/>
                  <w:b/>
                  <w:bCs/>
                  <w:sz w:val="18"/>
                  <w:szCs w:val="18"/>
                  <w:vertAlign w:val="baseline"/>
                  <w:lang w:val="en-US" w:eastAsia="zh-CN"/>
                </w:rPr>
                <w:t>Calculated magnitude</w:t>
              </w:r>
            </w:ins>
          </w:p>
        </w:tc>
        <w:tc>
          <w:tcPr>
            <w:tcW w:w="0" w:type="auto"/>
            <w:vAlign w:val="center"/>
          </w:tcPr>
          <w:p>
            <w:pPr>
              <w:widowControl w:val="0"/>
              <w:spacing w:line="240" w:lineRule="auto"/>
              <w:jc w:val="center"/>
              <w:rPr>
                <w:ins w:id="320" w:author="Ji Haomin" w:date="2024-05-23T16:05:23Z"/>
                <w:rFonts w:hint="default" w:ascii="Myriad Pro" w:hAnsi="Myriad Pro" w:eastAsia="Times New Roman" w:cs="Myriad Pro"/>
                <w:b/>
                <w:bCs/>
                <w:kern w:val="0"/>
                <w:sz w:val="18"/>
                <w:szCs w:val="18"/>
                <w:vertAlign w:val="baseline"/>
                <w:lang w:val="en-US" w:eastAsia="zh-CN" w:bidi="ar-SA"/>
              </w:rPr>
            </w:pPr>
            <w:ins w:id="321" w:author="Ji Haomin" w:date="2024-05-23T16:05:23Z">
              <w:r>
                <w:rPr>
                  <w:rFonts w:hint="default" w:ascii="Myriad Pro" w:hAnsi="Myriad Pro" w:cs="Myriad Pro"/>
                  <w:b/>
                  <w:bCs/>
                  <w:sz w:val="18"/>
                  <w:szCs w:val="18"/>
                  <w:vertAlign w:val="baseline"/>
                  <w:lang w:val="en-US" w:eastAsia="zh-CN"/>
                </w:rPr>
                <w:t>Reference</w:t>
              </w:r>
            </w:ins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  <w:ins w:id="322" w:author="Ji Haomin" w:date="2024-05-23T16:05:23Z"/>
        </w:trPr>
        <w:tc>
          <w:tcPr>
            <w:tcW w:w="0" w:type="auto"/>
            <w:vMerge w:val="restart"/>
            <w:vAlign w:val="center"/>
          </w:tcPr>
          <w:p>
            <w:pPr>
              <w:widowControl w:val="0"/>
              <w:spacing w:line="240" w:lineRule="auto"/>
              <w:jc w:val="center"/>
              <w:rPr>
                <w:ins w:id="323" w:author="Ji Haomin" w:date="2024-05-23T16:05:23Z"/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</w:pPr>
            <w:ins w:id="324" w:author="Ji Haomin" w:date="2024-05-23T16:05:23Z">
              <w:r>
                <w:rPr>
                  <w:rFonts w:hint="default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t xml:space="preserve">M = </w:t>
              </w:r>
            </w:ins>
            <w:ins w:id="325" w:author="Ji Haomin" w:date="2024-05-23T16:05:23Z">
              <w:r>
                <w:rPr>
                  <w:rFonts w:hint="eastAsia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t>e</w:t>
              </w:r>
            </w:ins>
            <w:ins w:id="326" w:author="Ji Haomin" w:date="2024-05-23T16:05:23Z">
              <w:r>
                <w:rPr>
                  <w:rFonts w:hint="default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t xml:space="preserve"> + </w:t>
              </w:r>
            </w:ins>
            <w:ins w:id="327" w:author="Ji Haomin" w:date="2024-05-23T16:05:23Z">
              <w:r>
                <w:rPr>
                  <w:rFonts w:hint="eastAsia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t>f</w:t>
              </w:r>
            </w:ins>
            <w:ins w:id="328" w:author="Ji Haomin" w:date="2024-05-23T16:05:23Z">
              <w:r>
                <w:rPr>
                  <w:rFonts w:hint="default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t>logAD</w:t>
              </w:r>
            </w:ins>
          </w:p>
        </w:tc>
        <w:tc>
          <w:tcPr>
            <w:tcW w:w="0" w:type="auto"/>
            <w:tcBorders>
              <w:bottom w:val="nil"/>
            </w:tcBorders>
            <w:vAlign w:val="center"/>
          </w:tcPr>
          <w:p>
            <w:pPr>
              <w:widowControl w:val="0"/>
              <w:spacing w:line="240" w:lineRule="auto"/>
              <w:jc w:val="center"/>
              <w:rPr>
                <w:ins w:id="329" w:author="Ji Haomin" w:date="2024-05-23T16:05:23Z"/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</w:pPr>
            <w:ins w:id="330" w:author="Ji Haomin" w:date="2024-05-23T16:05:23Z">
              <w:r>
                <w:rPr>
                  <w:rFonts w:hint="default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t>7.13</w:t>
              </w:r>
            </w:ins>
          </w:p>
        </w:tc>
        <w:tc>
          <w:tcPr>
            <w:tcW w:w="0" w:type="auto"/>
            <w:tcBorders>
              <w:bottom w:val="nil"/>
            </w:tcBorders>
            <w:vAlign w:val="center"/>
          </w:tcPr>
          <w:p>
            <w:pPr>
              <w:widowControl w:val="0"/>
              <w:spacing w:line="240" w:lineRule="auto"/>
              <w:jc w:val="center"/>
              <w:rPr>
                <w:ins w:id="331" w:author="Ji Haomin" w:date="2024-05-23T16:05:23Z"/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</w:pPr>
            <w:ins w:id="332" w:author="Ji Haomin" w:date="2024-05-23T16:05:23Z">
              <w:r>
                <w:rPr>
                  <w:rFonts w:hint="default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t>0.68</w:t>
              </w:r>
            </w:ins>
          </w:p>
        </w:tc>
        <w:tc>
          <w:tcPr>
            <w:tcW w:w="0" w:type="auto"/>
            <w:tcBorders>
              <w:bottom w:val="nil"/>
            </w:tcBorders>
            <w:vAlign w:val="center"/>
          </w:tcPr>
          <w:p>
            <w:pPr>
              <w:widowControl w:val="0"/>
              <w:spacing w:line="240" w:lineRule="auto"/>
              <w:jc w:val="center"/>
              <w:rPr>
                <w:ins w:id="333" w:author="Ji Haomin" w:date="2024-05-23T16:05:23Z"/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</w:pPr>
            <w:ins w:id="334" w:author="Ji Haomin" w:date="2024-05-23T16:05:23Z">
              <w:r>
                <w:rPr>
                  <w:rFonts w:hint="default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t>7.</w:t>
              </w:r>
            </w:ins>
            <w:ins w:id="335" w:author="Ji Haomin" w:date="2024-05-23T16:05:23Z">
              <w:r>
                <w:rPr>
                  <w:rFonts w:hint="eastAsia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t>74</w:t>
              </w:r>
            </w:ins>
          </w:p>
        </w:tc>
        <w:tc>
          <w:tcPr>
            <w:tcW w:w="0" w:type="auto"/>
            <w:tcBorders>
              <w:bottom w:val="nil"/>
            </w:tcBorders>
            <w:vAlign w:val="center"/>
          </w:tcPr>
          <w:p>
            <w:pPr>
              <w:widowControl w:val="0"/>
              <w:spacing w:line="240" w:lineRule="auto"/>
              <w:jc w:val="center"/>
              <w:rPr>
                <w:ins w:id="336" w:author="Ji Haomin" w:date="2024-05-23T16:05:23Z"/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</w:pPr>
            <w:ins w:id="337" w:author="Ji Haomin" w:date="2024-05-23T16:05:23Z">
              <w:r>
                <w:rPr>
                  <w:rFonts w:hint="default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t>Deng et al., 1992</w:t>
              </w:r>
            </w:ins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  <w:ins w:id="338" w:author="Ji Haomin" w:date="2024-05-23T16:05:23Z"/>
        </w:trPr>
        <w:tc>
          <w:tcPr>
            <w:tcW w:w="0" w:type="auto"/>
            <w:vMerge w:val="continue"/>
            <w:vAlign w:val="center"/>
          </w:tcPr>
          <w:p>
            <w:pPr>
              <w:widowControl w:val="0"/>
              <w:spacing w:line="240" w:lineRule="auto"/>
              <w:jc w:val="center"/>
              <w:rPr>
                <w:ins w:id="339" w:author="Ji Haomin" w:date="2024-05-23T16:05:23Z"/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0" w:type="auto"/>
            <w:tcBorders>
              <w:top w:val="nil"/>
              <w:bottom w:val="nil"/>
            </w:tcBorders>
            <w:vAlign w:val="center"/>
          </w:tcPr>
          <w:p>
            <w:pPr>
              <w:widowControl w:val="0"/>
              <w:spacing w:line="240" w:lineRule="auto"/>
              <w:jc w:val="center"/>
              <w:rPr>
                <w:ins w:id="340" w:author="Ji Haomin" w:date="2024-05-23T16:05:23Z"/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</w:pPr>
            <w:ins w:id="341" w:author="Ji Haomin" w:date="2024-05-23T16:05:23Z">
              <w:r>
                <w:rPr>
                  <w:rFonts w:hint="default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t>6.8</w:t>
              </w:r>
            </w:ins>
            <w:ins w:id="342" w:author="Ji Haomin" w:date="2024-05-23T16:05:23Z">
              <w:r>
                <w:rPr>
                  <w:rFonts w:hint="eastAsia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t>3</w:t>
              </w:r>
            </w:ins>
          </w:p>
        </w:tc>
        <w:tc>
          <w:tcPr>
            <w:tcW w:w="0" w:type="auto"/>
            <w:tcBorders>
              <w:top w:val="nil"/>
              <w:bottom w:val="nil"/>
            </w:tcBorders>
            <w:vAlign w:val="center"/>
          </w:tcPr>
          <w:p>
            <w:pPr>
              <w:widowControl w:val="0"/>
              <w:spacing w:line="240" w:lineRule="auto"/>
              <w:jc w:val="center"/>
              <w:rPr>
                <w:ins w:id="343" w:author="Ji Haomin" w:date="2024-05-23T16:05:23Z"/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</w:pPr>
            <w:ins w:id="344" w:author="Ji Haomin" w:date="2024-05-23T16:05:23Z">
              <w:r>
                <w:rPr>
                  <w:rFonts w:hint="default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t>0.</w:t>
              </w:r>
            </w:ins>
            <w:ins w:id="345" w:author="Ji Haomin" w:date="2024-05-23T16:05:23Z">
              <w:r>
                <w:rPr>
                  <w:rFonts w:hint="eastAsia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t>97</w:t>
              </w:r>
            </w:ins>
          </w:p>
        </w:tc>
        <w:tc>
          <w:tcPr>
            <w:tcW w:w="0" w:type="auto"/>
            <w:tcBorders>
              <w:top w:val="nil"/>
              <w:bottom w:val="nil"/>
            </w:tcBorders>
            <w:vAlign w:val="center"/>
          </w:tcPr>
          <w:p>
            <w:pPr>
              <w:widowControl w:val="0"/>
              <w:spacing w:line="240" w:lineRule="auto"/>
              <w:jc w:val="center"/>
              <w:rPr>
                <w:ins w:id="346" w:author="Ji Haomin" w:date="2024-05-23T16:05:23Z"/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</w:pPr>
            <w:ins w:id="347" w:author="Ji Haomin" w:date="2024-05-23T16:05:23Z">
              <w:r>
                <w:rPr>
                  <w:rFonts w:hint="default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t>7.</w:t>
              </w:r>
            </w:ins>
            <w:ins w:id="348" w:author="Ji Haomin" w:date="2024-05-23T16:05:23Z">
              <w:r>
                <w:rPr>
                  <w:rFonts w:hint="eastAsia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t>59</w:t>
              </w:r>
            </w:ins>
          </w:p>
        </w:tc>
        <w:tc>
          <w:tcPr>
            <w:tcW w:w="0" w:type="auto"/>
            <w:tcBorders>
              <w:top w:val="nil"/>
              <w:bottom w:val="nil"/>
            </w:tcBorders>
            <w:vAlign w:val="center"/>
          </w:tcPr>
          <w:p>
            <w:pPr>
              <w:widowControl w:val="0"/>
              <w:spacing w:line="240" w:lineRule="auto"/>
              <w:jc w:val="center"/>
              <w:rPr>
                <w:ins w:id="349" w:author="Ji Haomin" w:date="2024-05-23T16:05:23Z"/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</w:pPr>
            <w:ins w:id="350" w:author="Ji Haomin" w:date="2024-05-23T16:05:23Z">
              <w:r>
                <w:rPr>
                  <w:rFonts w:hint="default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t>Wells and Coppersmith, 1994</w:t>
              </w:r>
            </w:ins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  <w:ins w:id="351" w:author="Ji Haomin" w:date="2024-05-23T16:05:23Z"/>
        </w:trPr>
        <w:tc>
          <w:tcPr>
            <w:tcW w:w="0" w:type="auto"/>
            <w:vMerge w:val="continue"/>
            <w:vAlign w:val="center"/>
          </w:tcPr>
          <w:p>
            <w:pPr>
              <w:widowControl w:val="0"/>
              <w:spacing w:line="240" w:lineRule="auto"/>
              <w:jc w:val="center"/>
              <w:rPr>
                <w:ins w:id="352" w:author="Ji Haomin" w:date="2024-05-23T16:05:23Z"/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0" w:type="auto"/>
            <w:tcBorders>
              <w:top w:val="nil"/>
            </w:tcBorders>
            <w:vAlign w:val="center"/>
          </w:tcPr>
          <w:p>
            <w:pPr>
              <w:widowControl w:val="0"/>
              <w:spacing w:line="240" w:lineRule="auto"/>
              <w:jc w:val="center"/>
              <w:rPr>
                <w:ins w:id="353" w:author="Ji Haomin" w:date="2024-05-23T16:05:23Z"/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</w:pPr>
            <w:ins w:id="354" w:author="Ji Haomin" w:date="2024-05-23T16:05:23Z">
              <w:r>
                <w:rPr>
                  <w:rFonts w:hint="default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t>6.996</w:t>
              </w:r>
            </w:ins>
          </w:p>
        </w:tc>
        <w:tc>
          <w:tcPr>
            <w:tcW w:w="0" w:type="auto"/>
            <w:tcBorders>
              <w:top w:val="nil"/>
            </w:tcBorders>
            <w:vAlign w:val="center"/>
          </w:tcPr>
          <w:p>
            <w:pPr>
              <w:widowControl w:val="0"/>
              <w:spacing w:line="240" w:lineRule="auto"/>
              <w:jc w:val="center"/>
              <w:rPr>
                <w:ins w:id="355" w:author="Ji Haomin" w:date="2024-05-23T16:05:23Z"/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</w:pPr>
            <w:ins w:id="356" w:author="Ji Haomin" w:date="2024-05-23T16:05:23Z">
              <w:r>
                <w:rPr>
                  <w:rFonts w:hint="default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t>0.854</w:t>
              </w:r>
            </w:ins>
          </w:p>
        </w:tc>
        <w:tc>
          <w:tcPr>
            <w:tcW w:w="0" w:type="auto"/>
            <w:tcBorders>
              <w:top w:val="nil"/>
            </w:tcBorders>
            <w:vAlign w:val="center"/>
          </w:tcPr>
          <w:p>
            <w:pPr>
              <w:widowControl w:val="0"/>
              <w:spacing w:line="240" w:lineRule="auto"/>
              <w:jc w:val="center"/>
              <w:rPr>
                <w:ins w:id="357" w:author="Ji Haomin" w:date="2024-05-23T16:05:23Z"/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</w:pPr>
            <w:ins w:id="358" w:author="Ji Haomin" w:date="2024-05-23T16:05:23Z">
              <w:r>
                <w:rPr>
                  <w:rFonts w:hint="default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t>7.</w:t>
              </w:r>
            </w:ins>
            <w:ins w:id="359" w:author="Ji Haomin" w:date="2024-05-23T16:05:23Z">
              <w:r>
                <w:rPr>
                  <w:rFonts w:hint="eastAsia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t>67</w:t>
              </w:r>
            </w:ins>
          </w:p>
        </w:tc>
        <w:tc>
          <w:tcPr>
            <w:tcW w:w="0" w:type="auto"/>
            <w:tcBorders>
              <w:top w:val="nil"/>
            </w:tcBorders>
            <w:vAlign w:val="center"/>
          </w:tcPr>
          <w:p>
            <w:pPr>
              <w:widowControl w:val="0"/>
              <w:spacing w:line="240" w:lineRule="auto"/>
              <w:jc w:val="center"/>
              <w:rPr>
                <w:ins w:id="360" w:author="Ji Haomin" w:date="2024-05-23T16:05:23Z"/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</w:pPr>
            <w:ins w:id="361" w:author="Ji Haomin" w:date="2024-05-23T16:05:23Z">
              <w:r>
                <w:rPr>
                  <w:rFonts w:hint="default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t>Ran, 2011</w:t>
              </w:r>
            </w:ins>
          </w:p>
        </w:tc>
      </w:tr>
    </w:tbl>
    <w:p>
      <w:pPr>
        <w:spacing w:line="480" w:lineRule="auto"/>
        <w:jc w:val="center"/>
        <w:rPr>
          <w:ins w:id="362" w:author="Ji Haomin" w:date="2024-05-23T16:05:22Z"/>
          <w:rFonts w:ascii="Myriad Pro" w:hAnsi="Myriad Pro"/>
          <w:b/>
          <w:bCs/>
          <w:sz w:val="22"/>
          <w:szCs w:val="22"/>
        </w:rPr>
      </w:pPr>
    </w:p>
    <w:p>
      <w:pPr>
        <w:spacing w:line="480" w:lineRule="auto"/>
        <w:jc w:val="center"/>
        <w:rPr>
          <w:ins w:id="363" w:author="Ji Haomin" w:date="2024-04-07T14:42:25Z"/>
          <w:rFonts w:hint="default" w:cs="Times New Roman"/>
          <w:lang w:val="en-US" w:eastAsia="zh-CN"/>
        </w:rPr>
      </w:pPr>
      <w:r>
        <w:rPr>
          <w:rFonts w:ascii="Myriad Pro" w:hAnsi="Myriad Pro"/>
          <w:b/>
          <w:bCs/>
          <w:sz w:val="22"/>
          <w:szCs w:val="22"/>
        </w:rPr>
        <w:t>Table S</w:t>
      </w:r>
      <w:del w:id="364" w:author="Ji Haomin" w:date="2024-05-23T16:05:27Z">
        <w:r>
          <w:rPr>
            <w:rFonts w:hint="default" w:ascii="Myriad Pro" w:hAnsi="Myriad Pro" w:eastAsia="宋体"/>
            <w:b/>
            <w:bCs/>
            <w:sz w:val="22"/>
            <w:szCs w:val="22"/>
            <w:lang w:val="en-US" w:eastAsia="zh-CN"/>
          </w:rPr>
          <w:delText>2</w:delText>
        </w:r>
      </w:del>
      <w:ins w:id="365" w:author="Ji Haomin" w:date="2024-05-23T16:05:27Z">
        <w:r>
          <w:rPr>
            <w:rFonts w:hint="eastAsia" w:ascii="Myriad Pro" w:hAnsi="Myriad Pro" w:eastAsia="宋体"/>
            <w:b/>
            <w:bCs/>
            <w:sz w:val="22"/>
            <w:szCs w:val="22"/>
            <w:lang w:val="en-US" w:eastAsia="zh-CN"/>
          </w:rPr>
          <w:t>3</w:t>
        </w:r>
      </w:ins>
      <w:r>
        <w:rPr>
          <w:rFonts w:ascii="Myriad Pro" w:hAnsi="Myriad Pro"/>
          <w:b/>
          <w:bCs/>
          <w:sz w:val="22"/>
          <w:szCs w:val="22"/>
        </w:rPr>
        <w:t xml:space="preserve">. </w:t>
      </w:r>
      <w:bookmarkEnd w:id="3"/>
      <w:r>
        <w:rPr>
          <w:rFonts w:hint="eastAsia" w:ascii="Myriad Pro" w:hAnsi="Myriad Pro"/>
          <w:b w:val="0"/>
          <w:bCs w:val="0"/>
          <w:sz w:val="22"/>
          <w:szCs w:val="22"/>
          <w:lang w:val="en-US" w:eastAsia="zh-CN"/>
        </w:rPr>
        <w:t>The slip rate of active faults in the Chuandian block revealed by the geodesy</w:t>
      </w:r>
    </w:p>
    <w:tbl>
      <w:tblPr>
        <w:tblStyle w:val="89"/>
        <w:tblW w:w="89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7"/>
        <w:gridCol w:w="1113"/>
        <w:gridCol w:w="911"/>
        <w:gridCol w:w="1317"/>
        <w:gridCol w:w="1282"/>
        <w:gridCol w:w="1116"/>
        <w:gridCol w:w="898"/>
        <w:gridCol w:w="10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ins w:id="366" w:author="Ji Haomin" w:date="2024-04-07T14:42:41Z"/>
        </w:trPr>
        <w:tc>
          <w:tcPr>
            <w:tcW w:w="1237" w:type="dxa"/>
            <w:tcBorders>
              <w:left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367" w:author="Ji Haomin" w:date="2024-04-07T14:42:41Z"/>
                <w:rFonts w:hint="default" w:ascii="Myriad Pro" w:hAnsi="Myriad Pro" w:eastAsia="Times New Roman" w:cs="Myriad Pro"/>
                <w:b/>
                <w:bCs/>
                <w:i w:val="0"/>
                <w:iCs w:val="0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Myriad Pro" w:hAnsi="Myriad Pro" w:cs="Myriad Pro"/>
                <w:b/>
                <w:bCs/>
                <w:i w:val="0"/>
                <w:iCs w:val="0"/>
                <w:sz w:val="18"/>
                <w:szCs w:val="18"/>
                <w:vertAlign w:val="baseline"/>
                <w:lang w:val="en-US" w:eastAsia="zh-CN"/>
              </w:rPr>
              <w:t>Active fault</w:t>
            </w:r>
          </w:p>
        </w:tc>
        <w:tc>
          <w:tcPr>
            <w:tcW w:w="1119" w:type="dxa"/>
            <w:tcBorders>
              <w:left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368" w:author="Ji Haomin" w:date="2024-04-07T14:42:41Z"/>
                <w:rFonts w:hint="default" w:ascii="Myriad Pro" w:hAnsi="Myriad Pro" w:cs="Myriad Pro" w:eastAsiaTheme="minorEastAsia"/>
                <w:b/>
                <w:bCs/>
                <w:i w:val="0"/>
                <w:iCs w:val="0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Myriad Pro" w:hAnsi="Myriad Pro" w:cs="Myriad Pro"/>
                <w:b/>
                <w:bCs/>
                <w:i w:val="0"/>
                <w:iCs w:val="0"/>
                <w:sz w:val="18"/>
                <w:szCs w:val="18"/>
                <w:vertAlign w:val="baseline"/>
                <w:lang w:val="en-US" w:eastAsia="zh-CN"/>
              </w:rPr>
              <w:t>Horizontal Slip Rate（mm/a）</w:t>
            </w:r>
          </w:p>
        </w:tc>
        <w:tc>
          <w:tcPr>
            <w:tcW w:w="965" w:type="dxa"/>
            <w:tcBorders>
              <w:left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369" w:author="Ji Haomin" w:date="2024-04-07T14:42:41Z"/>
                <w:rFonts w:hint="default" w:ascii="Myriad Pro" w:hAnsi="Myriad Pro" w:eastAsia="Times New Roman" w:cs="Myriad Pro"/>
                <w:b/>
                <w:bCs/>
                <w:i w:val="0"/>
                <w:iCs w:val="0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b/>
                <w:bCs/>
                <w:i w:val="0"/>
                <w:iCs w:val="0"/>
                <w:sz w:val="18"/>
                <w:szCs w:val="18"/>
                <w:vertAlign w:val="baseline"/>
                <w:lang w:val="en-US" w:eastAsia="zh-CN"/>
              </w:rPr>
              <w:t>Method</w:t>
            </w:r>
          </w:p>
        </w:tc>
        <w:tc>
          <w:tcPr>
            <w:tcW w:w="1107" w:type="dxa"/>
            <w:tcBorders>
              <w:left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370" w:author="Ji Haomin" w:date="2024-04-07T14:42:41Z"/>
                <w:rFonts w:hint="default" w:ascii="Myriad Pro" w:hAnsi="Myriad Pro" w:cs="Myriad Pro" w:eastAsiaTheme="minorEastAsia"/>
                <w:b/>
                <w:bCs/>
                <w:i w:val="0"/>
                <w:iCs w:val="0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Myriad Pro" w:hAnsi="Myriad Pro" w:cs="Myriad Pro"/>
                <w:b/>
                <w:bCs/>
                <w:i w:val="0"/>
                <w:iCs w:val="0"/>
                <w:sz w:val="18"/>
                <w:szCs w:val="18"/>
                <w:vertAlign w:val="baseline"/>
                <w:lang w:val="en-US" w:eastAsia="zh-CN"/>
              </w:rPr>
              <w:t>Reference</w:t>
            </w:r>
          </w:p>
        </w:tc>
        <w:tc>
          <w:tcPr>
            <w:tcW w:w="1321" w:type="dxa"/>
            <w:tcBorders>
              <w:left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371" w:author="Ji Haomin" w:date="2024-04-07T14:42:41Z"/>
                <w:rFonts w:hint="default" w:ascii="Myriad Pro" w:hAnsi="Myriad Pro" w:cs="Myriad Pro" w:eastAsiaTheme="minorEastAsia"/>
                <w:b/>
                <w:bCs/>
                <w:i w:val="0"/>
                <w:iCs w:val="0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Myriad Pro" w:hAnsi="Myriad Pro" w:cs="Myriad Pro"/>
                <w:b/>
                <w:bCs/>
                <w:i w:val="0"/>
                <w:iCs w:val="0"/>
                <w:sz w:val="18"/>
                <w:szCs w:val="18"/>
                <w:vertAlign w:val="baseline"/>
                <w:lang w:val="en-US" w:eastAsia="zh-CN"/>
              </w:rPr>
              <w:t>Active fault</w:t>
            </w:r>
          </w:p>
        </w:tc>
        <w:tc>
          <w:tcPr>
            <w:tcW w:w="1130" w:type="dxa"/>
            <w:tcBorders>
              <w:left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372" w:author="Ji Haomin" w:date="2024-04-07T14:42:41Z"/>
                <w:rFonts w:hint="default" w:ascii="Myriad Pro" w:hAnsi="Myriad Pro" w:cs="Myriad Pro" w:eastAsiaTheme="minorEastAsia"/>
                <w:b/>
                <w:bCs/>
                <w:i w:val="0"/>
                <w:iCs w:val="0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Myriad Pro" w:hAnsi="Myriad Pro" w:cs="Myriad Pro"/>
                <w:b/>
                <w:bCs/>
                <w:i w:val="0"/>
                <w:iCs w:val="0"/>
                <w:sz w:val="18"/>
                <w:szCs w:val="18"/>
                <w:vertAlign w:val="baseline"/>
                <w:lang w:val="en-US" w:eastAsia="zh-CN"/>
              </w:rPr>
              <w:t>Horizontal Slip Rate（mm/a）</w:t>
            </w:r>
          </w:p>
        </w:tc>
        <w:tc>
          <w:tcPr>
            <w:tcW w:w="923" w:type="dxa"/>
            <w:tcBorders>
              <w:left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373" w:author="Ji Haomin" w:date="2024-04-07T14:42:41Z"/>
                <w:rFonts w:hint="default" w:ascii="Myriad Pro" w:hAnsi="Myriad Pro" w:eastAsia="Times New Roman" w:cs="Myriad Pro"/>
                <w:b/>
                <w:bCs/>
                <w:i w:val="0"/>
                <w:iCs w:val="0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b/>
                <w:bCs/>
                <w:i w:val="0"/>
                <w:iCs w:val="0"/>
                <w:sz w:val="18"/>
                <w:szCs w:val="18"/>
                <w:vertAlign w:val="baseline"/>
                <w:lang w:val="en-US" w:eastAsia="zh-CN"/>
              </w:rPr>
              <w:t>Method</w:t>
            </w:r>
          </w:p>
        </w:tc>
        <w:tc>
          <w:tcPr>
            <w:tcW w:w="1120" w:type="dxa"/>
            <w:tcBorders>
              <w:left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374" w:author="Ji Haomin" w:date="2024-04-07T14:42:41Z"/>
                <w:rFonts w:hint="default" w:ascii="Myriad Pro" w:hAnsi="Myriad Pro" w:cs="Myriad Pro" w:eastAsiaTheme="minorEastAsia"/>
                <w:b/>
                <w:bCs/>
                <w:i w:val="0"/>
                <w:iCs w:val="0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Myriad Pro" w:hAnsi="Myriad Pro" w:cs="Myriad Pro"/>
                <w:b/>
                <w:bCs/>
                <w:i w:val="0"/>
                <w:iCs w:val="0"/>
                <w:sz w:val="18"/>
                <w:szCs w:val="18"/>
                <w:vertAlign w:val="baseline"/>
                <w:lang w:val="en-US" w:eastAsia="zh-CN"/>
              </w:rPr>
              <w:t>Reference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ins w:id="375" w:author="Ji Haomin" w:date="2024-04-07T14:42:41Z"/>
        </w:trPr>
        <w:tc>
          <w:tcPr>
            <w:tcW w:w="1237" w:type="dxa"/>
            <w:vMerge w:val="restart"/>
            <w:tcBorders>
              <w:left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376" w:author="Ji Haomin" w:date="2024-04-07T14:42:41Z"/>
                <w:rFonts w:hint="default" w:ascii="Myriad Pro" w:hAnsi="Myriad Pro" w:cs="Myriad Pro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  <w:t>Xianshuihe fault</w:t>
            </w:r>
          </w:p>
        </w:tc>
        <w:tc>
          <w:tcPr>
            <w:tcW w:w="1119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377" w:author="Ji Haomin" w:date="2024-04-07T14:42:41Z"/>
                <w:rFonts w:hint="default" w:ascii="Myriad Pro" w:hAnsi="Myriad Pro" w:cs="Myriad Pro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  <w:t>10-11</w:t>
            </w:r>
          </w:p>
        </w:tc>
        <w:tc>
          <w:tcPr>
            <w:tcW w:w="965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378" w:author="Ji Haomin" w:date="2024-04-07T14:42:41Z"/>
                <w:rFonts w:hint="default" w:ascii="Myriad Pro" w:hAnsi="Myriad Pro" w:eastAsia="Times New Roman" w:cs="Myriad Pro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vertAlign w:val="baseline"/>
                <w:lang w:val="en-US" w:eastAsia="zh-CN"/>
              </w:rPr>
              <w:t>GPS</w:t>
            </w:r>
          </w:p>
        </w:tc>
        <w:tc>
          <w:tcPr>
            <w:tcW w:w="1107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379" w:author="Ji Haomin" w:date="2024-04-07T14:42:41Z"/>
                <w:rFonts w:hint="default" w:ascii="Myriad Pro" w:hAnsi="Myriad Pro" w:cs="Myriad Pro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  <w:t>Shen et al., 2005</w:t>
            </w:r>
          </w:p>
        </w:tc>
        <w:tc>
          <w:tcPr>
            <w:tcW w:w="1321" w:type="dxa"/>
            <w:vMerge w:val="restart"/>
            <w:tcBorders>
              <w:left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380" w:author="Ji Haomin" w:date="2024-04-07T14:42:41Z"/>
                <w:rFonts w:hint="default" w:ascii="Myriad Pro" w:hAnsi="Myriad Pro" w:cs="Myriad Pro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Myriad Pro" w:hAnsi="Myriad Pro" w:cs="Myriad Pro"/>
                <w:kern w:val="2"/>
                <w:sz w:val="18"/>
                <w:szCs w:val="18"/>
                <w:vertAlign w:val="baseline"/>
                <w:lang w:val="en-US" w:eastAsia="zh-CN" w:bidi="ar-SA"/>
              </w:rPr>
              <w:t>Xiaojiang fault</w:t>
            </w:r>
          </w:p>
        </w:tc>
        <w:tc>
          <w:tcPr>
            <w:tcW w:w="1130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381" w:author="Ji Haomin" w:date="2024-04-07T14:42:41Z"/>
                <w:rFonts w:hint="default" w:ascii="Myriad Pro" w:hAnsi="Myriad Pro" w:cs="Myriad Pro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  <w:t>~7</w:t>
            </w:r>
          </w:p>
        </w:tc>
        <w:tc>
          <w:tcPr>
            <w:tcW w:w="923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382" w:author="Ji Haomin" w:date="2024-04-07T14:42:41Z"/>
                <w:rFonts w:hint="default" w:ascii="Myriad Pro" w:hAnsi="Myriad Pro" w:eastAsia="Times New Roman" w:cs="Myriad Pro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lang w:val="en-US" w:eastAsia="zh-CN"/>
              </w:rPr>
              <w:t>GPS</w:t>
            </w:r>
          </w:p>
        </w:tc>
        <w:tc>
          <w:tcPr>
            <w:tcW w:w="1120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383" w:author="Ji Haomin" w:date="2024-04-07T14:42:41Z"/>
                <w:rFonts w:hint="default" w:ascii="Myriad Pro" w:hAnsi="Myriad Pro" w:cs="Myriad Pro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  <w:t>Shen et al., 2005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ins w:id="384" w:author="Ji Haomin" w:date="2024-04-07T14:42:41Z"/>
        </w:trPr>
        <w:tc>
          <w:tcPr>
            <w:tcW w:w="1237" w:type="dxa"/>
            <w:vMerge w:val="continue"/>
            <w:tcBorders>
              <w:left w:val="nil"/>
              <w:right w:val="nil"/>
            </w:tcBorders>
            <w:vAlign w:val="center"/>
          </w:tcPr>
          <w:p>
            <w:pPr>
              <w:widowControl w:val="0"/>
              <w:spacing w:line="480" w:lineRule="auto"/>
              <w:jc w:val="center"/>
              <w:rPr>
                <w:ins w:id="385" w:author="Ji Haomin" w:date="2024-04-07T14:42:41Z"/>
                <w:rFonts w:hint="default" w:cs="Times New Roman"/>
                <w:vertAlign w:val="baseline"/>
                <w:lang w:val="en-US" w:eastAsia="zh-CN"/>
              </w:rPr>
            </w:pP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386" w:author="Ji Haomin" w:date="2024-04-07T14:42:41Z"/>
                <w:rFonts w:hint="default" w:ascii="Myriad Pro" w:hAnsi="Myriad Pro" w:cs="Myriad Pro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  <w:t>8.9-17.1</w:t>
            </w:r>
          </w:p>
        </w:tc>
        <w:tc>
          <w:tcPr>
            <w:tcW w:w="9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387" w:author="Ji Haomin" w:date="2024-04-07T14:42:41Z"/>
                <w:rFonts w:hint="default" w:ascii="Myriad Pro" w:hAnsi="Myriad Pro" w:eastAsia="Times New Roman" w:cs="Myriad Pro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vertAlign w:val="baseline"/>
                <w:lang w:val="en-US" w:eastAsia="zh-CN"/>
              </w:rPr>
              <w:t>GPS</w:t>
            </w:r>
          </w:p>
        </w:tc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388" w:author="Ji Haomin" w:date="2024-04-07T14:42:41Z"/>
                <w:rFonts w:hint="default" w:ascii="Myriad Pro" w:hAnsi="Myriad Pro" w:cs="Myriad Pro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Myriad Pro" w:hAnsi="Myriad Pro" w:cs="Myriad Pro"/>
                <w:sz w:val="18"/>
                <w:szCs w:val="18"/>
                <w:lang w:val="en-US" w:eastAsia="zh-CN"/>
              </w:rPr>
              <w:t>Wang et al.，2008</w:t>
            </w:r>
          </w:p>
        </w:tc>
        <w:tc>
          <w:tcPr>
            <w:tcW w:w="1321" w:type="dxa"/>
            <w:vMerge w:val="continue"/>
            <w:tcBorders>
              <w:left w:val="nil"/>
              <w:right w:val="nil"/>
            </w:tcBorders>
            <w:vAlign w:val="center"/>
          </w:tcPr>
          <w:p>
            <w:pPr>
              <w:widowControl w:val="0"/>
              <w:spacing w:line="480" w:lineRule="auto"/>
              <w:jc w:val="center"/>
              <w:rPr>
                <w:ins w:id="389" w:author="Ji Haomin" w:date="2024-04-07T14:42:41Z"/>
                <w:rFonts w:hint="default" w:cs="Times New Roman"/>
                <w:vertAlign w:val="baseline"/>
                <w:lang w:val="en-US" w:eastAsia="zh-CN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390" w:author="Ji Haomin" w:date="2024-04-07T14:42:41Z"/>
                <w:rFonts w:hint="default" w:ascii="Myriad Pro" w:hAnsi="Myriad Pro" w:cs="Myriad Pro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Myriad Pro" w:hAnsi="Myriad Pro" w:cs="Myriad Pro"/>
                <w:sz w:val="18"/>
                <w:szCs w:val="18"/>
                <w:lang w:val="en-US" w:eastAsia="zh-CN"/>
              </w:rPr>
              <w:t>9.4 ± 1.2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391" w:author="Ji Haomin" w:date="2024-04-07T14:42:41Z"/>
                <w:rFonts w:hint="default" w:ascii="Myriad Pro" w:hAnsi="Myriad Pro" w:eastAsia="Times New Roman" w:cs="Myriad Pro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lang w:val="en-US" w:eastAsia="zh-CN"/>
              </w:rPr>
              <w:t>GPS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392" w:author="Ji Haomin" w:date="2024-04-07T14:42:41Z"/>
                <w:rFonts w:hint="default" w:ascii="Myriad Pro" w:hAnsi="Myriad Pro" w:cs="Myriad Pro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Myriad Pro" w:hAnsi="Myriad Pro" w:cs="Myriad Pro"/>
                <w:sz w:val="18"/>
                <w:szCs w:val="18"/>
                <w:lang w:val="en-US" w:eastAsia="zh-CN"/>
              </w:rPr>
              <w:t>Wang et al.，2008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ins w:id="393" w:author="Ji Haomin" w:date="2024-04-07T14:42:41Z"/>
        </w:trPr>
        <w:tc>
          <w:tcPr>
            <w:tcW w:w="1237" w:type="dxa"/>
            <w:vMerge w:val="continue"/>
            <w:tcBorders>
              <w:left w:val="nil"/>
              <w:right w:val="nil"/>
            </w:tcBorders>
            <w:vAlign w:val="center"/>
          </w:tcPr>
          <w:p>
            <w:pPr>
              <w:widowControl w:val="0"/>
              <w:spacing w:line="480" w:lineRule="auto"/>
              <w:jc w:val="center"/>
              <w:rPr>
                <w:ins w:id="394" w:author="Ji Haomin" w:date="2024-04-07T14:42:41Z"/>
                <w:rFonts w:hint="default" w:cs="Times New Roman"/>
                <w:vertAlign w:val="baseline"/>
                <w:lang w:val="en-US" w:eastAsia="zh-CN"/>
              </w:rPr>
            </w:pP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395" w:author="Ji Haomin" w:date="2024-04-07T14:42:41Z"/>
                <w:rFonts w:hint="default" w:ascii="Myriad Pro" w:hAnsi="Myriad Pro" w:cs="Myriad Pro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Myriad Pro" w:hAnsi="Myriad Pro" w:cs="Myriad Pro"/>
                <w:sz w:val="18"/>
                <w:szCs w:val="18"/>
                <w:lang w:val="en-US" w:eastAsia="zh-CN"/>
              </w:rPr>
              <w:t xml:space="preserve">11.8 </w:t>
            </w:r>
            <w:ins w:id="396" w:author="Ji Haomin" w:date="2024-04-07T15:09:54Z">
              <w:r>
                <w:rPr>
                  <w:rFonts w:hint="eastAsia" w:ascii="Myriad Pro" w:hAnsi="Myriad Pro" w:cs="Myriad Pro"/>
                  <w:sz w:val="18"/>
                  <w:szCs w:val="18"/>
                  <w:lang w:val="en-US" w:eastAsia="zh-CN"/>
                </w:rPr>
                <w:t>-</w:t>
              </w:r>
            </w:ins>
            <w:r>
              <w:rPr>
                <w:rFonts w:hint="default" w:ascii="Myriad Pro" w:hAnsi="Myriad Pro" w:cs="Myriad Pro"/>
                <w:sz w:val="18"/>
                <w:szCs w:val="18"/>
                <w:lang w:val="en-US" w:eastAsia="zh-CN"/>
              </w:rPr>
              <w:t>14.5</w:t>
            </w:r>
          </w:p>
        </w:tc>
        <w:tc>
          <w:tcPr>
            <w:tcW w:w="9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397" w:author="Ji Haomin" w:date="2024-04-07T14:42:41Z"/>
                <w:rFonts w:hint="default" w:ascii="Myriad Pro" w:hAnsi="Myriad Pro" w:eastAsia="Times New Roman" w:cs="Myriad Pro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lang w:val="en-US" w:eastAsia="zh-CN"/>
              </w:rPr>
              <w:t>GPS</w:t>
            </w:r>
          </w:p>
        </w:tc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398" w:author="Ji Haomin" w:date="2024-04-07T14:42:41Z"/>
                <w:rFonts w:hint="default" w:ascii="Myriad Pro" w:hAnsi="Myriad Pro" w:cs="Myriad Pro" w:eastAsiaTheme="minorEastAsia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  <w:t>Wang et al., 2020</w:t>
            </w:r>
          </w:p>
        </w:tc>
        <w:tc>
          <w:tcPr>
            <w:tcW w:w="1321" w:type="dxa"/>
            <w:vMerge w:val="continue"/>
            <w:tcBorders>
              <w:left w:val="nil"/>
              <w:right w:val="nil"/>
            </w:tcBorders>
            <w:vAlign w:val="center"/>
          </w:tcPr>
          <w:p>
            <w:pPr>
              <w:widowControl w:val="0"/>
              <w:spacing w:line="480" w:lineRule="auto"/>
              <w:jc w:val="center"/>
              <w:rPr>
                <w:ins w:id="399" w:author="Ji Haomin" w:date="2024-04-07T14:42:41Z"/>
                <w:rFonts w:hint="default" w:cs="Times New Roman"/>
                <w:vertAlign w:val="baseline"/>
                <w:lang w:val="en-US" w:eastAsia="zh-CN"/>
              </w:rPr>
            </w:pPr>
          </w:p>
        </w:tc>
        <w:tc>
          <w:tcPr>
            <w:tcW w:w="1130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00" w:author="Ji Haomin" w:date="2024-04-07T14:42:41Z"/>
                <w:rFonts w:hint="default" w:ascii="Myriad Pro" w:hAnsi="Myriad Pro" w:cs="Myriad Pro" w:eastAsiaTheme="minorEastAsia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Myriad Pro" w:hAnsi="Myriad Pro" w:cs="Myriad Pro"/>
                <w:sz w:val="18"/>
                <w:szCs w:val="18"/>
                <w:lang w:val="en-US" w:eastAsia="zh-CN"/>
              </w:rPr>
              <w:t>13.2 ± 0.2</w:t>
            </w:r>
          </w:p>
        </w:tc>
        <w:tc>
          <w:tcPr>
            <w:tcW w:w="923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01" w:author="Ji Haomin" w:date="2024-04-07T14:42:41Z"/>
                <w:rFonts w:hint="default" w:ascii="Myriad Pro" w:hAnsi="Myriad Pro" w:eastAsia="Times New Roman" w:cs="Myriad Pro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lang w:val="en-US" w:eastAsia="zh-CN"/>
              </w:rPr>
              <w:t>GPS</w:t>
            </w:r>
          </w:p>
        </w:tc>
        <w:tc>
          <w:tcPr>
            <w:tcW w:w="1120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02" w:author="Ji Haomin" w:date="2024-04-07T14:42:41Z"/>
                <w:rFonts w:hint="default" w:ascii="Myriad Pro" w:hAnsi="Myriad Pro" w:cs="Myriad Pro" w:eastAsiaTheme="minorEastAsia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  <w:t>Wang et al., 2020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ins w:id="403" w:author="Ji Haomin" w:date="2024-04-07T14:42:41Z"/>
        </w:trPr>
        <w:tc>
          <w:tcPr>
            <w:tcW w:w="1237" w:type="dxa"/>
            <w:vMerge w:val="continue"/>
            <w:tcBorders>
              <w:left w:val="nil"/>
              <w:right w:val="nil"/>
            </w:tcBorders>
            <w:vAlign w:val="center"/>
          </w:tcPr>
          <w:p>
            <w:pPr>
              <w:widowControl w:val="0"/>
              <w:spacing w:line="480" w:lineRule="auto"/>
              <w:jc w:val="center"/>
              <w:rPr>
                <w:ins w:id="404" w:author="Ji Haomin" w:date="2024-04-07T14:42:41Z"/>
                <w:rFonts w:hint="default" w:cs="Times New Roman"/>
                <w:vertAlign w:val="baseline"/>
                <w:lang w:val="en-US" w:eastAsia="zh-CN"/>
              </w:rPr>
            </w:pP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05" w:author="Ji Haomin" w:date="2024-04-07T14:42:41Z"/>
                <w:rFonts w:hint="default" w:ascii="Myriad Pro" w:hAnsi="Myriad Pro" w:eastAsia="Times New Roman" w:cs="Myriad Pro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lang w:val="en-US" w:eastAsia="zh-CN"/>
              </w:rPr>
              <w:t>9-12</w:t>
            </w:r>
          </w:p>
        </w:tc>
        <w:tc>
          <w:tcPr>
            <w:tcW w:w="9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06" w:author="Ji Haomin" w:date="2024-04-07T14:42:41Z"/>
                <w:rFonts w:hint="default" w:ascii="Myriad Pro" w:hAnsi="Myriad Pro" w:eastAsia="Times New Roman" w:cs="Myriad Pro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lang w:val="en-US" w:eastAsia="zh-CN"/>
              </w:rPr>
              <w:t>InSAR</w:t>
            </w:r>
          </w:p>
        </w:tc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07" w:author="Ji Haomin" w:date="2024-04-07T14:42:41Z"/>
                <w:rFonts w:hint="default" w:ascii="Myriad Pro" w:hAnsi="Myriad Pro" w:eastAsia="Times New Roman" w:cs="Myriad Pro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Myriad Pro" w:hAnsi="Myriad Pro" w:cs="Myriad Pro"/>
                <w:sz w:val="18"/>
                <w:szCs w:val="18"/>
                <w:lang w:val="en-US" w:eastAsia="zh-CN"/>
              </w:rPr>
              <w:t>Wang et al.，200</w:t>
            </w:r>
            <w:r>
              <w:rPr>
                <w:rFonts w:hint="eastAsia" w:ascii="Myriad Pro" w:hAnsi="Myriad Pro" w:cs="Myriad Pro"/>
                <w:sz w:val="18"/>
                <w:szCs w:val="18"/>
                <w:lang w:val="en-US" w:eastAsia="zh-CN"/>
              </w:rPr>
              <w:t>9</w:t>
            </w:r>
          </w:p>
        </w:tc>
        <w:tc>
          <w:tcPr>
            <w:tcW w:w="1321" w:type="dxa"/>
            <w:vMerge w:val="restart"/>
            <w:tcBorders>
              <w:left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08" w:author="Ji Haomin" w:date="2024-04-07T14:42:41Z"/>
                <w:rFonts w:hint="default" w:ascii="Myriad Pro" w:hAnsi="Myriad Pro" w:cs="Myriad Pro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  <w:t>Lijiang-Xiaojinhe fault</w:t>
            </w:r>
          </w:p>
        </w:tc>
        <w:tc>
          <w:tcPr>
            <w:tcW w:w="1130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09" w:author="Ji Haomin" w:date="2024-04-07T14:42:41Z"/>
                <w:rFonts w:hint="default" w:ascii="Myriad Pro" w:hAnsi="Myriad Pro" w:cs="Myriad Pro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  <w:t>~3</w:t>
            </w:r>
          </w:p>
        </w:tc>
        <w:tc>
          <w:tcPr>
            <w:tcW w:w="923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10" w:author="Ji Haomin" w:date="2024-04-07T14:42:41Z"/>
                <w:rFonts w:hint="default" w:ascii="Myriad Pro" w:hAnsi="Myriad Pro" w:eastAsia="Times New Roman" w:cs="Myriad Pro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lang w:val="en-US" w:eastAsia="zh-CN"/>
              </w:rPr>
              <w:t>GPS</w:t>
            </w:r>
          </w:p>
        </w:tc>
        <w:tc>
          <w:tcPr>
            <w:tcW w:w="1120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11" w:author="Ji Haomin" w:date="2024-04-07T14:42:41Z"/>
                <w:rFonts w:hint="default" w:ascii="Myriad Pro" w:hAnsi="Myriad Pro" w:cs="Myriad Pro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  <w:t>Shen et al., 2005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ins w:id="412" w:author="Ji Haomin" w:date="2024-04-07T14:42:41Z"/>
        </w:trPr>
        <w:tc>
          <w:tcPr>
            <w:tcW w:w="1237" w:type="dxa"/>
            <w:vMerge w:val="continue"/>
            <w:tcBorders>
              <w:left w:val="nil"/>
              <w:right w:val="nil"/>
            </w:tcBorders>
            <w:vAlign w:val="center"/>
          </w:tcPr>
          <w:p>
            <w:pPr>
              <w:widowControl w:val="0"/>
              <w:spacing w:line="480" w:lineRule="auto"/>
              <w:jc w:val="center"/>
              <w:rPr>
                <w:ins w:id="413" w:author="Ji Haomin" w:date="2024-04-07T14:42:41Z"/>
                <w:rFonts w:hint="default" w:cs="Times New Roman"/>
                <w:vertAlign w:val="baseline"/>
                <w:lang w:val="en-US" w:eastAsia="zh-CN"/>
              </w:rPr>
            </w:pP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14" w:author="Ji Haomin" w:date="2024-04-07T14:42:41Z"/>
                <w:rFonts w:hint="default" w:ascii="Myriad Pro" w:hAnsi="Myriad Pro" w:eastAsia="Times New Roman" w:cs="Myriad Pro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lang w:val="en-US" w:eastAsia="zh-CN"/>
              </w:rPr>
              <w:t>12.2-13</w:t>
            </w:r>
          </w:p>
        </w:tc>
        <w:tc>
          <w:tcPr>
            <w:tcW w:w="9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15" w:author="Ji Haomin" w:date="2024-04-07T14:42:41Z"/>
                <w:rFonts w:hint="default" w:ascii="Myriad Pro" w:hAnsi="Myriad Pro" w:eastAsia="Times New Roman" w:cs="Myriad Pro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lang w:val="en-US" w:eastAsia="zh-CN"/>
              </w:rPr>
              <w:t>GPS</w:t>
            </w:r>
          </w:p>
        </w:tc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16" w:author="Ji Haomin" w:date="2024-04-07T14:42:41Z"/>
                <w:rFonts w:hint="default" w:ascii="Myriad Pro" w:hAnsi="Myriad Pro" w:eastAsia="Times New Roman" w:cs="Myriad Pro"/>
                <w:sz w:val="18"/>
                <w:szCs w:val="18"/>
                <w:vertAlign w:val="baseline"/>
                <w:lang w:val="en-US" w:eastAsia="zh-CN" w:bidi="ar-SA"/>
              </w:rPr>
            </w:pPr>
            <w:del w:id="417" w:author="Ji Haomin" w:date="2024-05-09T09:40:52Z">
              <w:bookmarkStart w:id="5" w:name="OLE_LINK1"/>
              <w:r>
                <w:rPr>
                  <w:rFonts w:hint="eastAsia" w:ascii="Myriad Pro" w:hAnsi="Myriad Pro" w:cs="Myriad Pro"/>
                  <w:sz w:val="18"/>
                  <w:szCs w:val="18"/>
                  <w:lang w:val="en-US" w:eastAsia="zh-CN"/>
                </w:rPr>
                <w:delText xml:space="preserve">W. </w:delText>
              </w:r>
            </w:del>
            <w:r>
              <w:rPr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  <w:t>Wang</w:t>
            </w:r>
            <w:ins w:id="418" w:author="Ji Haomin" w:date="2024-05-09T09:40:53Z">
              <w:r>
                <w:rPr>
                  <w:rFonts w:hint="eastAsia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t xml:space="preserve"> </w:t>
              </w:r>
            </w:ins>
            <w:ins w:id="419" w:author="Ji Haomin" w:date="2024-05-09T09:40:52Z">
              <w:r>
                <w:rPr>
                  <w:rFonts w:hint="eastAsia" w:ascii="Myriad Pro" w:hAnsi="Myriad Pro" w:cs="Myriad Pro"/>
                  <w:sz w:val="18"/>
                  <w:szCs w:val="18"/>
                  <w:lang w:val="en-US" w:eastAsia="zh-CN"/>
                </w:rPr>
                <w:t>W.</w:t>
              </w:r>
            </w:ins>
            <w:r>
              <w:rPr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  <w:t xml:space="preserve"> et al., 20</w:t>
            </w:r>
            <w:r>
              <w:rPr>
                <w:rFonts w:hint="eastAsia" w:ascii="Myriad Pro" w:hAnsi="Myriad Pro" w:cs="Myriad Pro"/>
                <w:sz w:val="18"/>
                <w:szCs w:val="18"/>
                <w:vertAlign w:val="baseline"/>
                <w:lang w:val="en-US" w:eastAsia="zh-CN"/>
              </w:rPr>
              <w:t>17</w:t>
            </w:r>
            <w:bookmarkEnd w:id="5"/>
          </w:p>
        </w:tc>
        <w:tc>
          <w:tcPr>
            <w:tcW w:w="1321" w:type="dxa"/>
            <w:vMerge w:val="continue"/>
            <w:tcBorders>
              <w:left w:val="nil"/>
              <w:right w:val="nil"/>
            </w:tcBorders>
            <w:vAlign w:val="center"/>
          </w:tcPr>
          <w:p>
            <w:pPr>
              <w:widowControl w:val="0"/>
              <w:spacing w:line="480" w:lineRule="auto"/>
              <w:jc w:val="center"/>
              <w:rPr>
                <w:ins w:id="420" w:author="Ji Haomin" w:date="2024-04-07T14:42:41Z"/>
                <w:rFonts w:hint="default" w:cs="Times New Roman"/>
                <w:vertAlign w:val="baseline"/>
                <w:lang w:val="en-US" w:eastAsia="zh-CN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21" w:author="Ji Haomin" w:date="2024-04-07T14:42:41Z"/>
                <w:rFonts w:hint="default" w:ascii="Myriad Pro" w:hAnsi="Myriad Pro" w:cs="Myriad Pro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Myriad Pro" w:hAnsi="Myriad Pro" w:cs="Myriad Pro"/>
                <w:sz w:val="18"/>
                <w:szCs w:val="18"/>
                <w:lang w:val="en-US" w:eastAsia="zh-CN"/>
              </w:rPr>
              <w:t>5.4 ± 1.2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22" w:author="Ji Haomin" w:date="2024-04-07T14:42:41Z"/>
                <w:rFonts w:hint="default" w:ascii="Myriad Pro" w:hAnsi="Myriad Pro" w:eastAsia="Times New Roman" w:cs="Myriad Pro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lang w:val="en-US" w:eastAsia="zh-CN"/>
              </w:rPr>
              <w:t>GPS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23" w:author="Ji Haomin" w:date="2024-04-07T14:42:41Z"/>
                <w:rFonts w:hint="default" w:ascii="Myriad Pro" w:hAnsi="Myriad Pro" w:cs="Myriad Pro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Myriad Pro" w:hAnsi="Myriad Pro" w:cs="Myriad Pro"/>
                <w:sz w:val="18"/>
                <w:szCs w:val="18"/>
                <w:lang w:val="en-US" w:eastAsia="zh-CN"/>
              </w:rPr>
              <w:t>Wang et al.，2008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ins w:id="424" w:author="Ji Haomin" w:date="2024-04-07T14:42:41Z"/>
        </w:trPr>
        <w:tc>
          <w:tcPr>
            <w:tcW w:w="1237" w:type="dxa"/>
            <w:vMerge w:val="continue"/>
            <w:tcBorders>
              <w:left w:val="nil"/>
              <w:right w:val="nil"/>
            </w:tcBorders>
            <w:vAlign w:val="center"/>
          </w:tcPr>
          <w:p>
            <w:pPr>
              <w:widowControl w:val="0"/>
              <w:spacing w:line="480" w:lineRule="auto"/>
              <w:jc w:val="center"/>
              <w:rPr>
                <w:ins w:id="425" w:author="Ji Haomin" w:date="2024-04-07T14:42:41Z"/>
                <w:rFonts w:hint="default" w:cs="Times New Roman"/>
                <w:vertAlign w:val="baseline"/>
                <w:lang w:val="en-US" w:eastAsia="zh-CN"/>
              </w:rPr>
            </w:pP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26" w:author="Ji Haomin" w:date="2024-04-07T14:42:41Z"/>
                <w:rFonts w:hint="default" w:ascii="Myriad Pro" w:hAnsi="Myriad Pro" w:eastAsia="Times New Roman" w:cs="Myriad Pro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lang w:val="en-US" w:eastAsia="zh-CN"/>
              </w:rPr>
              <w:t>12.7-15.9</w:t>
            </w:r>
          </w:p>
        </w:tc>
        <w:tc>
          <w:tcPr>
            <w:tcW w:w="9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27" w:author="Ji Haomin" w:date="2024-04-07T14:42:41Z"/>
                <w:rFonts w:hint="default" w:ascii="Myriad Pro" w:hAnsi="Myriad Pro" w:eastAsia="Times New Roman" w:cs="Myriad Pro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lang w:val="en-US" w:eastAsia="zh-CN"/>
              </w:rPr>
              <w:t>GPS</w:t>
            </w:r>
          </w:p>
        </w:tc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28" w:author="Ji Haomin" w:date="2024-04-07T14:42:41Z"/>
                <w:rFonts w:hint="default" w:ascii="Myriad Pro" w:hAnsi="Myriad Pro" w:eastAsia="Times New Roman" w:cs="Myriad Pro"/>
                <w:sz w:val="18"/>
                <w:szCs w:val="18"/>
                <w:vertAlign w:val="baseline"/>
                <w:lang w:val="en-US" w:eastAsia="zh-CN" w:bidi="ar-SA"/>
              </w:rPr>
            </w:pPr>
            <w:del w:id="429" w:author="Ji Haomin" w:date="2024-05-09T09:41:03Z">
              <w:r>
                <w:rPr>
                  <w:rFonts w:hint="default" w:ascii="Myriad Pro" w:hAnsi="Myriad Pro" w:cs="Myriad Pro"/>
                  <w:sz w:val="18"/>
                  <w:szCs w:val="18"/>
                  <w:lang w:eastAsia="zh-CN"/>
                </w:rPr>
                <w:delText>Y.</w:delText>
              </w:r>
            </w:del>
            <w:del w:id="430" w:author="Ji Haomin" w:date="2024-05-09T09:41:05Z">
              <w:r>
                <w:rPr>
                  <w:rFonts w:hint="default" w:ascii="Myriad Pro" w:hAnsi="Myriad Pro" w:cs="Myriad Pro"/>
                  <w:sz w:val="18"/>
                  <w:szCs w:val="18"/>
                  <w:lang w:eastAsia="zh-CN"/>
                </w:rPr>
                <w:delText xml:space="preserve"> </w:delText>
              </w:r>
            </w:del>
            <w:r>
              <w:rPr>
                <w:rFonts w:hint="default" w:ascii="Myriad Pro" w:hAnsi="Myriad Pro" w:cs="Myriad Pro"/>
                <w:sz w:val="18"/>
                <w:szCs w:val="18"/>
                <w:lang w:eastAsia="zh-CN"/>
              </w:rPr>
              <w:t>Wang</w:t>
            </w:r>
            <w:ins w:id="431" w:author="Ji Haomin" w:date="2024-05-09T09:41:06Z">
              <w:r>
                <w:rPr>
                  <w:rFonts w:hint="eastAsia" w:ascii="Myriad Pro" w:hAnsi="Myriad Pro" w:cs="Myriad Pro"/>
                  <w:sz w:val="18"/>
                  <w:szCs w:val="18"/>
                  <w:lang w:val="en-US" w:eastAsia="zh-CN"/>
                </w:rPr>
                <w:t xml:space="preserve"> </w:t>
              </w:r>
            </w:ins>
            <w:ins w:id="432" w:author="Ji Haomin" w:date="2024-05-09T09:41:03Z">
              <w:r>
                <w:rPr>
                  <w:rFonts w:hint="default" w:ascii="Myriad Pro" w:hAnsi="Myriad Pro" w:cs="Myriad Pro"/>
                  <w:sz w:val="18"/>
                  <w:szCs w:val="18"/>
                  <w:lang w:eastAsia="zh-CN"/>
                </w:rPr>
                <w:t>Y.</w:t>
              </w:r>
            </w:ins>
            <w:r>
              <w:rPr>
                <w:rFonts w:hint="default" w:ascii="Myriad Pro" w:hAnsi="Myriad Pro" w:cs="Myriad Pro"/>
                <w:sz w:val="18"/>
                <w:szCs w:val="18"/>
                <w:lang w:eastAsia="zh-CN"/>
              </w:rPr>
              <w:t xml:space="preserve"> et al. 2017</w:t>
            </w:r>
          </w:p>
        </w:tc>
        <w:tc>
          <w:tcPr>
            <w:tcW w:w="1321" w:type="dxa"/>
            <w:vMerge w:val="continue"/>
            <w:tcBorders>
              <w:left w:val="nil"/>
              <w:right w:val="nil"/>
            </w:tcBorders>
            <w:vAlign w:val="center"/>
          </w:tcPr>
          <w:p>
            <w:pPr>
              <w:widowControl w:val="0"/>
              <w:spacing w:line="480" w:lineRule="auto"/>
              <w:jc w:val="center"/>
              <w:rPr>
                <w:ins w:id="433" w:author="Ji Haomin" w:date="2024-04-07T14:42:41Z"/>
                <w:rFonts w:hint="default" w:cs="Times New Roman"/>
                <w:vertAlign w:val="baseline"/>
                <w:lang w:val="en-US" w:eastAsia="zh-CN"/>
              </w:rPr>
            </w:pPr>
          </w:p>
        </w:tc>
        <w:tc>
          <w:tcPr>
            <w:tcW w:w="1130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34" w:author="Ji Haomin" w:date="2024-04-07T14:42:41Z"/>
                <w:rFonts w:hint="default" w:ascii="Myriad Pro" w:hAnsi="Myriad Pro" w:cs="Myriad Pro" w:eastAsiaTheme="minorEastAsia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Myriad Pro" w:hAnsi="Myriad Pro" w:cs="Myriad Pro"/>
                <w:sz w:val="18"/>
                <w:szCs w:val="18"/>
                <w:lang w:val="en-US" w:eastAsia="zh-CN"/>
              </w:rPr>
              <w:t>4.3</w:t>
            </w:r>
          </w:p>
        </w:tc>
        <w:tc>
          <w:tcPr>
            <w:tcW w:w="923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35" w:author="Ji Haomin" w:date="2024-04-07T14:42:41Z"/>
                <w:rFonts w:hint="default" w:ascii="Myriad Pro" w:hAnsi="Myriad Pro" w:eastAsia="Times New Roman" w:cs="Myriad Pro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lang w:val="en-US" w:eastAsia="zh-CN"/>
              </w:rPr>
              <w:t>GPS</w:t>
            </w:r>
          </w:p>
        </w:tc>
        <w:tc>
          <w:tcPr>
            <w:tcW w:w="1120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36" w:author="Ji Haomin" w:date="2024-04-07T14:42:41Z"/>
                <w:rFonts w:hint="default" w:ascii="Myriad Pro" w:hAnsi="Myriad Pro" w:cs="Myriad Pro" w:eastAsiaTheme="minorEastAsia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  <w:t>Wang et al., 2020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ins w:id="437" w:author="Ji Haomin" w:date="2024-04-07T14:42:41Z"/>
        </w:trPr>
        <w:tc>
          <w:tcPr>
            <w:tcW w:w="1237" w:type="dxa"/>
            <w:vMerge w:val="continue"/>
            <w:tcBorders>
              <w:left w:val="nil"/>
              <w:right w:val="nil"/>
            </w:tcBorders>
            <w:vAlign w:val="center"/>
          </w:tcPr>
          <w:p>
            <w:pPr>
              <w:widowControl w:val="0"/>
              <w:spacing w:line="480" w:lineRule="auto"/>
              <w:jc w:val="center"/>
              <w:rPr>
                <w:ins w:id="438" w:author="Ji Haomin" w:date="2024-04-07T14:42:41Z"/>
                <w:rFonts w:hint="default" w:cs="Times New Roman"/>
                <w:vertAlign w:val="baseline"/>
                <w:lang w:val="en-US" w:eastAsia="zh-CN"/>
              </w:rPr>
            </w:pP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39" w:author="Ji Haomin" w:date="2024-04-07T14:42:41Z"/>
                <w:rFonts w:hint="default" w:ascii="Myriad Pro" w:hAnsi="Myriad Pro" w:eastAsia="Times New Roman" w:cs="Myriad Pro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lang w:val="en-US" w:eastAsia="zh-CN"/>
              </w:rPr>
              <w:t>9-12</w:t>
            </w:r>
          </w:p>
        </w:tc>
        <w:tc>
          <w:tcPr>
            <w:tcW w:w="9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40" w:author="Ji Haomin" w:date="2024-04-07T14:42:41Z"/>
                <w:rFonts w:hint="default" w:ascii="Myriad Pro" w:hAnsi="Myriad Pro" w:eastAsia="Times New Roman" w:cs="Myriad Pro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lang w:val="en-US" w:eastAsia="zh-CN"/>
              </w:rPr>
              <w:t>InSAR</w:t>
            </w:r>
          </w:p>
        </w:tc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41" w:author="Ji Haomin" w:date="2024-04-07T14:42:41Z"/>
                <w:rFonts w:hint="default" w:ascii="Myriad Pro" w:hAnsi="Myriad Pro" w:eastAsia="Times New Roman" w:cs="Myriad Pro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vertAlign w:val="baseline"/>
                <w:lang w:val="en-US" w:eastAsia="zh-CN"/>
              </w:rPr>
              <w:t>Ji</w:t>
            </w:r>
            <w:r>
              <w:rPr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  <w:t xml:space="preserve"> et al., 2020</w:t>
            </w:r>
          </w:p>
        </w:tc>
        <w:tc>
          <w:tcPr>
            <w:tcW w:w="1321" w:type="dxa"/>
            <w:vMerge w:val="restart"/>
            <w:tcBorders>
              <w:left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42" w:author="Ji Haomin" w:date="2024-04-07T15:14:01Z"/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  <w:t>Litang</w:t>
            </w:r>
          </w:p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43" w:author="Ji Haomin" w:date="2024-04-07T14:42:41Z"/>
                <w:rFonts w:hint="default" w:ascii="Myriad Pro" w:hAnsi="Myriad Pro" w:cs="Myriad Pro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  <w:t>fault</w:t>
            </w:r>
          </w:p>
        </w:tc>
        <w:tc>
          <w:tcPr>
            <w:tcW w:w="1130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44" w:author="Ji Haomin" w:date="2024-04-07T14:42:41Z"/>
                <w:rFonts w:hint="default" w:ascii="Myriad Pro" w:hAnsi="Myriad Pro" w:cs="Myriad Pro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Myriad Pro" w:hAnsi="Myriad Pro" w:cs="Myriad Pro" w:eastAsiaTheme="minorEastAsia"/>
                <w:sz w:val="18"/>
                <w:szCs w:val="18"/>
                <w:lang w:val="en-US" w:eastAsia="zh-CN"/>
              </w:rPr>
              <w:t>4.4</w:t>
            </w:r>
            <w:r>
              <w:rPr>
                <w:rFonts w:hint="default" w:ascii="Myriad Pro" w:hAnsi="Myriad Pro" w:cs="Myriad Pro"/>
                <w:sz w:val="18"/>
                <w:szCs w:val="18"/>
                <w:lang w:val="en-US" w:eastAsia="zh-CN"/>
              </w:rPr>
              <w:t xml:space="preserve"> ± </w:t>
            </w:r>
            <w:r>
              <w:rPr>
                <w:rFonts w:hint="default" w:ascii="Myriad Pro" w:hAnsi="Myriad Pro" w:cs="Myriad Pro" w:eastAsiaTheme="minorEastAsia"/>
                <w:sz w:val="18"/>
                <w:szCs w:val="18"/>
                <w:lang w:val="en-US" w:eastAsia="zh-CN"/>
              </w:rPr>
              <w:t>1.3</w:t>
            </w:r>
          </w:p>
        </w:tc>
        <w:tc>
          <w:tcPr>
            <w:tcW w:w="923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45" w:author="Ji Haomin" w:date="2024-04-07T14:42:41Z"/>
                <w:rFonts w:hint="default" w:ascii="Myriad Pro" w:hAnsi="Myriad Pro" w:cs="Myriad Pro" w:eastAsiaTheme="minorEastAsia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lang w:val="en-US" w:eastAsia="zh-CN"/>
              </w:rPr>
              <w:t>GPS</w:t>
            </w:r>
          </w:p>
        </w:tc>
        <w:tc>
          <w:tcPr>
            <w:tcW w:w="1120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46" w:author="Ji Haomin" w:date="2024-04-07T14:42:41Z"/>
                <w:rFonts w:hint="default" w:ascii="Myriad Pro" w:hAnsi="Myriad Pro" w:cs="Myriad Pro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Myriad Pro" w:hAnsi="Myriad Pro" w:cs="Myriad Pro"/>
                <w:sz w:val="18"/>
                <w:szCs w:val="18"/>
                <w:lang w:val="en-US" w:eastAsia="zh-CN"/>
              </w:rPr>
              <w:t>Wang et al.，2008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vMerge w:val="continue"/>
            <w:tcBorders>
              <w:left w:val="nil"/>
              <w:right w:val="nil"/>
            </w:tcBorders>
            <w:vAlign w:val="center"/>
          </w:tcPr>
          <w:p>
            <w:pPr>
              <w:widowControl w:val="0"/>
              <w:spacing w:line="480" w:lineRule="auto"/>
              <w:jc w:val="center"/>
              <w:rPr>
                <w:ins w:id="447" w:author="Ji Haomin" w:date="2024-04-07T14:42:41Z"/>
                <w:rFonts w:hint="default" w:cs="Times New Roman"/>
                <w:vertAlign w:val="baseline"/>
                <w:lang w:val="en-US" w:eastAsia="zh-CN"/>
              </w:rPr>
            </w:pP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48" w:author="Ji Haomin" w:date="2024-04-07T14:42:41Z"/>
                <w:rFonts w:hint="default" w:ascii="Myriad Pro" w:hAnsi="Myriad Pro" w:eastAsia="Times New Roman" w:cs="Myriad Pro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lang w:val="en-US" w:eastAsia="zh-CN"/>
              </w:rPr>
              <w:t>8-10.2</w:t>
            </w:r>
          </w:p>
        </w:tc>
        <w:tc>
          <w:tcPr>
            <w:tcW w:w="9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49" w:author="Ji Haomin" w:date="2024-04-07T14:42:41Z"/>
                <w:rFonts w:hint="default" w:ascii="Myriad Pro" w:hAnsi="Myriad Pro" w:eastAsia="Times New Roman" w:cs="Myriad Pro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lang w:val="en-US" w:eastAsia="zh-CN"/>
              </w:rPr>
              <w:t>GPS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50" w:author="Ji Haomin" w:date="2024-04-07T14:42:41Z"/>
                <w:rFonts w:hint="default" w:ascii="Myriad Pro" w:hAnsi="Myriad Pro" w:eastAsia="Times New Roman" w:cs="Myriad Pro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vertAlign w:val="baseline"/>
                <w:lang w:val="en-US" w:eastAsia="zh-CN"/>
              </w:rPr>
              <w:t>Zheng</w:t>
            </w:r>
            <w:r>
              <w:rPr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  <w:t xml:space="preserve"> et al., 20</w:t>
            </w:r>
            <w:r>
              <w:rPr>
                <w:rFonts w:hint="eastAsia" w:ascii="Myriad Pro" w:hAnsi="Myriad Pro" w:cs="Myriad Pro"/>
                <w:sz w:val="18"/>
                <w:szCs w:val="18"/>
                <w:vertAlign w:val="baseline"/>
                <w:lang w:val="en-US" w:eastAsia="zh-CN"/>
              </w:rPr>
              <w:t>17</w:t>
            </w:r>
          </w:p>
        </w:tc>
        <w:tc>
          <w:tcPr>
            <w:tcW w:w="1321" w:type="dxa"/>
            <w:vMerge w:val="continue"/>
            <w:tcBorders>
              <w:left w:val="nil"/>
              <w:right w:val="nil"/>
            </w:tcBorders>
            <w:vAlign w:val="center"/>
          </w:tcPr>
          <w:p>
            <w:pPr>
              <w:widowControl w:val="0"/>
              <w:spacing w:line="480" w:lineRule="auto"/>
              <w:jc w:val="center"/>
              <w:rPr>
                <w:ins w:id="451" w:author="Ji Haomin" w:date="2024-04-07T14:42:41Z"/>
                <w:rFonts w:hint="default" w:cs="Times New Roman"/>
                <w:vertAlign w:val="baseline"/>
                <w:lang w:val="en-US" w:eastAsia="zh-CN"/>
              </w:rPr>
            </w:pPr>
          </w:p>
        </w:tc>
        <w:tc>
          <w:tcPr>
            <w:tcW w:w="1130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52" w:author="Ji Haomin" w:date="2024-04-07T14:42:41Z"/>
                <w:rFonts w:hint="default" w:ascii="Myriad Pro" w:hAnsi="Myriad Pro" w:cs="Myriad Pro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Myriad Pro" w:hAnsi="Myriad Pro" w:cs="Myriad Pro" w:eastAsiaTheme="minorEastAsia"/>
                <w:sz w:val="18"/>
                <w:szCs w:val="18"/>
                <w:lang w:val="en-US" w:eastAsia="zh-CN"/>
              </w:rPr>
              <w:t>3.1</w:t>
            </w:r>
            <w:r>
              <w:rPr>
                <w:rFonts w:hint="default" w:ascii="Myriad Pro" w:hAnsi="Myriad Pro" w:cs="Myriad Pro"/>
                <w:sz w:val="18"/>
                <w:szCs w:val="18"/>
                <w:lang w:val="en-US" w:eastAsia="zh-CN"/>
              </w:rPr>
              <w:t xml:space="preserve"> ± </w:t>
            </w:r>
            <w:r>
              <w:rPr>
                <w:rFonts w:hint="default" w:ascii="Myriad Pro" w:hAnsi="Myriad Pro" w:cs="Myriad Pro" w:eastAsiaTheme="minorEastAsia"/>
                <w:sz w:val="18"/>
                <w:szCs w:val="18"/>
                <w:lang w:val="en-US" w:eastAsia="zh-CN"/>
              </w:rPr>
              <w:t>0.8</w:t>
            </w:r>
          </w:p>
        </w:tc>
        <w:tc>
          <w:tcPr>
            <w:tcW w:w="923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53" w:author="Ji Haomin" w:date="2024-04-07T14:42:41Z"/>
                <w:rFonts w:hint="default" w:ascii="Myriad Pro" w:hAnsi="Myriad Pro" w:cs="Myriad Pro" w:eastAsiaTheme="minorEastAsia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lang w:val="en-US" w:eastAsia="zh-CN"/>
              </w:rPr>
              <w:t>GPS</w:t>
            </w:r>
          </w:p>
        </w:tc>
        <w:tc>
          <w:tcPr>
            <w:tcW w:w="1120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54" w:author="Ji Haomin" w:date="2024-04-07T14:42:41Z"/>
                <w:rFonts w:hint="default" w:ascii="Myriad Pro" w:hAnsi="Myriad Pro" w:cs="Myriad Pro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Myriad Pro" w:hAnsi="Myriad Pro" w:cs="Myriad Pro" w:eastAsiaTheme="minorEastAsia"/>
                <w:sz w:val="18"/>
                <w:szCs w:val="18"/>
                <w:vertAlign w:val="baseline"/>
                <w:lang w:val="en-US" w:eastAsia="zh-CN"/>
              </w:rPr>
              <w:t>Wang et al., 2020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237" w:type="dxa"/>
            <w:vMerge w:val="continue"/>
            <w:tcBorders>
              <w:left w:val="nil"/>
              <w:right w:val="nil"/>
            </w:tcBorders>
            <w:vAlign w:val="center"/>
          </w:tcPr>
          <w:p>
            <w:pPr>
              <w:widowControl w:val="0"/>
              <w:spacing w:line="480" w:lineRule="auto"/>
              <w:jc w:val="center"/>
              <w:rPr>
                <w:ins w:id="455" w:author="Ji Haomin" w:date="2024-04-07T14:42:41Z"/>
                <w:rFonts w:hint="default" w:cs="Times New Roman"/>
                <w:vertAlign w:val="baseline"/>
                <w:lang w:val="en-US" w:eastAsia="zh-CN"/>
              </w:rPr>
            </w:pP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56" w:author="Ji Haomin" w:date="2024-04-07T14:42:41Z"/>
                <w:rFonts w:hint="default" w:ascii="Myriad Pro" w:hAnsi="Myriad Pro" w:eastAsia="Times New Roman" w:cs="Myriad Pro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lang w:val="en-US" w:eastAsia="zh-CN"/>
              </w:rPr>
              <w:t>10-15</w:t>
            </w:r>
          </w:p>
        </w:tc>
        <w:tc>
          <w:tcPr>
            <w:tcW w:w="9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57" w:author="Ji Haomin" w:date="2024-04-07T14:42:41Z"/>
                <w:rFonts w:hint="default" w:ascii="Myriad Pro" w:hAnsi="Myriad Pro" w:eastAsia="Times New Roman" w:cs="Myriad Pro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lang w:val="en-US" w:eastAsia="zh-CN"/>
              </w:rPr>
              <w:t>InSAR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ascii="Myriad Pro" w:hAnsi="Myriad Pro" w:eastAsia="Times New Roman" w:cs="Myriad Pro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vertAlign w:val="baseline"/>
                <w:lang w:val="en-US" w:eastAsia="zh-CN"/>
              </w:rPr>
              <w:t>Zhang</w:t>
            </w:r>
            <w:r>
              <w:rPr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  <w:t xml:space="preserve"> et al., 20</w:t>
            </w:r>
            <w:r>
              <w:rPr>
                <w:rFonts w:hint="eastAsia" w:ascii="Myriad Pro" w:hAnsi="Myriad Pro" w:cs="Myriad Pro"/>
                <w:sz w:val="18"/>
                <w:szCs w:val="18"/>
                <w:vertAlign w:val="baseline"/>
                <w:lang w:val="en-US" w:eastAsia="zh-CN"/>
              </w:rPr>
              <w:t>19</w:t>
            </w:r>
          </w:p>
        </w:tc>
        <w:tc>
          <w:tcPr>
            <w:tcW w:w="1321" w:type="dxa"/>
            <w:vMerge w:val="restart"/>
            <w:tcBorders>
              <w:left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jc w:val="center"/>
              <w:rPr>
                <w:rFonts w:hint="default" w:cs="Times New Roman"/>
                <w:vertAlign w:val="baseline"/>
                <w:lang w:val="en-US" w:eastAsia="zh-CN"/>
              </w:rPr>
            </w:pPr>
            <w:r>
              <w:rPr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  <w:t>Nanhua-Chuxiong fault</w:t>
            </w:r>
          </w:p>
        </w:tc>
        <w:tc>
          <w:tcPr>
            <w:tcW w:w="1130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58" w:author="Ji Haomin" w:date="2024-04-07T14:42:41Z"/>
                <w:rFonts w:hint="default" w:ascii="Myriad Pro" w:hAnsi="Myriad Pro" w:cs="Myriad Pro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Myriad Pro" w:hAnsi="Myriad Pro" w:cs="Myriad Pro" w:eastAsiaTheme="minorEastAsia"/>
                <w:sz w:val="18"/>
                <w:szCs w:val="18"/>
                <w:lang w:val="en-US" w:eastAsia="zh-CN"/>
              </w:rPr>
              <w:t>4.2</w:t>
            </w:r>
            <w:r>
              <w:rPr>
                <w:rFonts w:hint="default" w:ascii="Myriad Pro" w:hAnsi="Myriad Pro" w:cs="Myriad Pro"/>
                <w:sz w:val="18"/>
                <w:szCs w:val="18"/>
                <w:lang w:val="en-US" w:eastAsia="zh-CN"/>
              </w:rPr>
              <w:t xml:space="preserve"> ± </w:t>
            </w:r>
            <w:r>
              <w:rPr>
                <w:rFonts w:hint="default" w:ascii="Myriad Pro" w:hAnsi="Myriad Pro" w:cs="Myriad Pro" w:eastAsiaTheme="minorEastAsia"/>
                <w:sz w:val="18"/>
                <w:szCs w:val="18"/>
                <w:lang w:val="en-US" w:eastAsia="zh-CN"/>
              </w:rPr>
              <w:t>1.3</w:t>
            </w:r>
          </w:p>
        </w:tc>
        <w:tc>
          <w:tcPr>
            <w:tcW w:w="923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59" w:author="Ji Haomin" w:date="2024-04-07T14:42:41Z"/>
                <w:rFonts w:hint="default" w:ascii="Myriad Pro" w:hAnsi="Myriad Pro" w:cs="Myriad Pro" w:eastAsiaTheme="minorEastAsia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lang w:val="en-US" w:eastAsia="zh-CN"/>
              </w:rPr>
              <w:t>GPS</w:t>
            </w:r>
          </w:p>
        </w:tc>
        <w:tc>
          <w:tcPr>
            <w:tcW w:w="1120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60" w:author="Ji Haomin" w:date="2024-04-07T14:42:41Z"/>
                <w:rFonts w:hint="default" w:ascii="Myriad Pro" w:hAnsi="Myriad Pro" w:cs="Myriad Pro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Myriad Pro" w:hAnsi="Myriad Pro" w:cs="Myriad Pro"/>
                <w:sz w:val="18"/>
                <w:szCs w:val="18"/>
                <w:lang w:val="en-US" w:eastAsia="zh-CN"/>
              </w:rPr>
              <w:t>Wang et al.，2008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vMerge w:val="continue"/>
            <w:tcBorders>
              <w:left w:val="nil"/>
              <w:right w:val="nil"/>
            </w:tcBorders>
            <w:vAlign w:val="center"/>
          </w:tcPr>
          <w:p>
            <w:pPr>
              <w:widowControl w:val="0"/>
              <w:spacing w:line="480" w:lineRule="auto"/>
              <w:jc w:val="center"/>
              <w:rPr>
                <w:ins w:id="461" w:author="Ji Haomin" w:date="2024-04-07T14:42:41Z"/>
                <w:rFonts w:hint="default" w:cs="Times New Roman"/>
                <w:vertAlign w:val="baseline"/>
                <w:lang w:val="en-US" w:eastAsia="zh-CN"/>
              </w:rPr>
            </w:pP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62" w:author="Ji Haomin" w:date="2024-04-07T14:42:41Z"/>
                <w:rFonts w:hint="default" w:ascii="Myriad Pro" w:hAnsi="Myriad Pro" w:eastAsia="Times New Roman" w:cs="Myriad Pro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lang w:val="en-US" w:eastAsia="zh-CN"/>
              </w:rPr>
              <w:t>8.1-11.1</w:t>
            </w:r>
          </w:p>
        </w:tc>
        <w:tc>
          <w:tcPr>
            <w:tcW w:w="9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63" w:author="Ji Haomin" w:date="2024-04-07T14:42:41Z"/>
                <w:rFonts w:hint="default" w:ascii="Myriad Pro" w:hAnsi="Myriad Pro" w:eastAsia="Times New Roman" w:cs="Myriad Pro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lang w:val="en-US" w:eastAsia="zh-CN"/>
              </w:rPr>
              <w:t>InSAR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64" w:author="Ji Haomin" w:date="2024-04-07T14:42:41Z"/>
                <w:rFonts w:hint="default" w:ascii="Myriad Pro" w:hAnsi="Myriad Pro" w:eastAsia="Times New Roman" w:cs="Myriad Pro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vertAlign w:val="baseline"/>
                <w:lang w:val="en-US" w:eastAsia="zh-CN"/>
              </w:rPr>
              <w:t>Qiao and Zhou</w:t>
            </w:r>
            <w:r>
              <w:rPr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  <w:t>, 20</w:t>
            </w:r>
            <w:r>
              <w:rPr>
                <w:rFonts w:hint="eastAsia" w:ascii="Myriad Pro" w:hAnsi="Myriad Pro" w:cs="Myriad Pro"/>
                <w:sz w:val="18"/>
                <w:szCs w:val="18"/>
                <w:vertAlign w:val="baseline"/>
                <w:lang w:val="en-US" w:eastAsia="zh-CN"/>
              </w:rPr>
              <w:t>21</w:t>
            </w:r>
          </w:p>
        </w:tc>
        <w:tc>
          <w:tcPr>
            <w:tcW w:w="1321" w:type="dxa"/>
            <w:vMerge w:val="continue"/>
            <w:tcBorders>
              <w:left w:val="nil"/>
              <w:right w:val="nil"/>
            </w:tcBorders>
            <w:vAlign w:val="center"/>
          </w:tcPr>
          <w:p>
            <w:pPr>
              <w:widowControl w:val="0"/>
              <w:spacing w:line="480" w:lineRule="auto"/>
              <w:jc w:val="center"/>
              <w:rPr>
                <w:ins w:id="465" w:author="Ji Haomin" w:date="2024-04-07T14:42:41Z"/>
                <w:rFonts w:hint="default" w:cs="Times New Roman"/>
                <w:vertAlign w:val="baseline"/>
                <w:lang w:val="en-US" w:eastAsia="zh-CN"/>
              </w:rPr>
            </w:pPr>
          </w:p>
        </w:tc>
        <w:tc>
          <w:tcPr>
            <w:tcW w:w="1130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66" w:author="Ji Haomin" w:date="2024-04-07T14:42:41Z"/>
                <w:rFonts w:hint="default" w:ascii="Myriad Pro" w:hAnsi="Myriad Pro" w:cs="Myriad Pro" w:eastAsiaTheme="minorEastAsia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Myriad Pro" w:hAnsi="Myriad Pro" w:cs="Myriad Pro" w:eastAsiaTheme="minorEastAsia"/>
                <w:sz w:val="18"/>
                <w:szCs w:val="18"/>
                <w:lang w:val="en-US" w:eastAsia="zh-CN"/>
              </w:rPr>
              <w:t>2.1</w:t>
            </w:r>
            <w:r>
              <w:rPr>
                <w:rFonts w:hint="default" w:ascii="Myriad Pro" w:hAnsi="Myriad Pro" w:cs="Myriad Pro"/>
                <w:sz w:val="18"/>
                <w:szCs w:val="18"/>
                <w:lang w:val="en-US" w:eastAsia="zh-CN"/>
              </w:rPr>
              <w:t xml:space="preserve"> ± </w:t>
            </w:r>
            <w:r>
              <w:rPr>
                <w:rFonts w:hint="default" w:ascii="Myriad Pro" w:hAnsi="Myriad Pro" w:cs="Myriad Pro" w:eastAsiaTheme="minorEastAsia"/>
                <w:sz w:val="18"/>
                <w:szCs w:val="18"/>
                <w:lang w:val="en-US" w:eastAsia="zh-CN"/>
              </w:rPr>
              <w:t>0.8</w:t>
            </w:r>
          </w:p>
        </w:tc>
        <w:tc>
          <w:tcPr>
            <w:tcW w:w="923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67" w:author="Ji Haomin" w:date="2024-04-07T14:42:41Z"/>
                <w:rFonts w:hint="default" w:ascii="Myriad Pro" w:hAnsi="Myriad Pro" w:cs="Myriad Pro" w:eastAsiaTheme="minorEastAsia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lang w:val="en-US" w:eastAsia="zh-CN"/>
              </w:rPr>
              <w:t>GPS</w:t>
            </w:r>
          </w:p>
        </w:tc>
        <w:tc>
          <w:tcPr>
            <w:tcW w:w="1120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68" w:author="Ji Haomin" w:date="2024-04-07T14:42:41Z"/>
                <w:rFonts w:hint="default" w:ascii="Myriad Pro" w:hAnsi="Myriad Pro" w:cs="Myriad Pro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Myriad Pro" w:hAnsi="Myriad Pro" w:cs="Myriad Pro" w:eastAsiaTheme="minorEastAsia"/>
                <w:sz w:val="18"/>
                <w:szCs w:val="18"/>
                <w:lang w:val="en-US" w:eastAsia="zh-CN"/>
              </w:rPr>
              <w:t>Li et al., 2020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vMerge w:val="continue"/>
            <w:tcBorders>
              <w:left w:val="nil"/>
              <w:right w:val="nil"/>
            </w:tcBorders>
            <w:vAlign w:val="center"/>
          </w:tcPr>
          <w:p>
            <w:pPr>
              <w:widowControl w:val="0"/>
              <w:spacing w:line="480" w:lineRule="auto"/>
              <w:jc w:val="center"/>
              <w:rPr>
                <w:ins w:id="469" w:author="Ji Haomin" w:date="2024-04-07T14:42:41Z"/>
                <w:rFonts w:hint="default" w:cs="Times New Roman"/>
                <w:vertAlign w:val="baseline"/>
                <w:lang w:val="en-US" w:eastAsia="zh-CN"/>
              </w:rPr>
            </w:pP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70" w:author="Ji Haomin" w:date="2024-04-07T14:42:41Z"/>
                <w:rFonts w:hint="default" w:ascii="Myriad Pro" w:hAnsi="Myriad Pro" w:eastAsia="Times New Roman" w:cs="Myriad Pro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lang w:val="en-US" w:eastAsia="zh-CN"/>
              </w:rPr>
              <w:t>7.67-9.13</w:t>
            </w:r>
          </w:p>
        </w:tc>
        <w:tc>
          <w:tcPr>
            <w:tcW w:w="9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71" w:author="Ji Haomin" w:date="2024-04-07T14:42:41Z"/>
                <w:rFonts w:hint="default" w:ascii="Myriad Pro" w:hAnsi="Myriad Pro" w:eastAsia="Times New Roman" w:cs="Myriad Pro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lang w:val="en-US" w:eastAsia="zh-CN"/>
              </w:rPr>
              <w:t>Gravity and GPS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72" w:author="Ji Haomin" w:date="2024-04-07T14:42:41Z"/>
                <w:rFonts w:hint="default" w:ascii="Myriad Pro" w:hAnsi="Myriad Pro" w:eastAsia="Times New Roman" w:cs="Myriad Pro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vertAlign w:val="baseline"/>
                <w:lang w:val="en-US" w:eastAsia="zh-CN"/>
              </w:rPr>
              <w:t>Li</w:t>
            </w:r>
            <w:r>
              <w:rPr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  <w:t xml:space="preserve"> et al., 20</w:t>
            </w:r>
            <w:r>
              <w:rPr>
                <w:rFonts w:hint="eastAsia" w:ascii="Myriad Pro" w:hAnsi="Myriad Pro" w:cs="Myriad Pro"/>
                <w:sz w:val="18"/>
                <w:szCs w:val="18"/>
                <w:vertAlign w:val="baseline"/>
                <w:lang w:val="en-US" w:eastAsia="zh-CN"/>
              </w:rPr>
              <w:t>19</w:t>
            </w:r>
          </w:p>
        </w:tc>
        <w:tc>
          <w:tcPr>
            <w:tcW w:w="1321" w:type="dxa"/>
            <w:vMerge w:val="restart"/>
            <w:tcBorders>
              <w:left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73" w:author="Ji Haomin" w:date="2024-04-07T14:42:41Z"/>
                <w:rFonts w:hint="default" w:ascii="Myriad Pro" w:hAnsi="Myriad Pro" w:cs="Myriad Pro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  <w:t>Shiping-Jianshui fault</w:t>
            </w:r>
          </w:p>
        </w:tc>
        <w:tc>
          <w:tcPr>
            <w:tcW w:w="1130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74" w:author="Ji Haomin" w:date="2024-04-07T14:42:41Z"/>
                <w:rFonts w:hint="default" w:ascii="Myriad Pro" w:hAnsi="Myriad Pro" w:cs="Myriad Pro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Myriad Pro" w:hAnsi="Myriad Pro" w:cs="Myriad Pro" w:eastAsiaTheme="minorEastAsia"/>
                <w:sz w:val="18"/>
                <w:szCs w:val="18"/>
                <w:lang w:val="en-US" w:eastAsia="zh-CN"/>
              </w:rPr>
              <w:t>1.7</w:t>
            </w:r>
            <w:r>
              <w:rPr>
                <w:rFonts w:hint="default" w:ascii="Myriad Pro" w:hAnsi="Myriad Pro" w:cs="Myriad Pro"/>
                <w:sz w:val="18"/>
                <w:szCs w:val="18"/>
                <w:lang w:val="en-US" w:eastAsia="zh-CN"/>
              </w:rPr>
              <w:t xml:space="preserve"> ± </w:t>
            </w:r>
            <w:r>
              <w:rPr>
                <w:rFonts w:hint="default" w:ascii="Myriad Pro" w:hAnsi="Myriad Pro" w:cs="Myriad Pro" w:eastAsiaTheme="minorEastAsia"/>
                <w:sz w:val="18"/>
                <w:szCs w:val="18"/>
                <w:lang w:val="en-US" w:eastAsia="zh-CN"/>
              </w:rPr>
              <w:t>0.7-2.2</w:t>
            </w:r>
            <w:r>
              <w:rPr>
                <w:rFonts w:hint="default" w:ascii="Myriad Pro" w:hAnsi="Myriad Pro" w:cs="Myriad Pro"/>
                <w:sz w:val="18"/>
                <w:szCs w:val="18"/>
                <w:lang w:val="en-US" w:eastAsia="zh-CN"/>
              </w:rPr>
              <w:t xml:space="preserve"> ± </w:t>
            </w:r>
            <w:r>
              <w:rPr>
                <w:rFonts w:hint="default" w:ascii="Myriad Pro" w:hAnsi="Myriad Pro" w:cs="Myriad Pro" w:eastAsiaTheme="minorEastAsia"/>
                <w:sz w:val="18"/>
                <w:szCs w:val="18"/>
                <w:lang w:val="en-US" w:eastAsia="zh-CN"/>
              </w:rPr>
              <w:t>0.8</w:t>
            </w:r>
          </w:p>
        </w:tc>
        <w:tc>
          <w:tcPr>
            <w:tcW w:w="923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75" w:author="Ji Haomin" w:date="2024-04-07T14:42:41Z"/>
                <w:rFonts w:hint="default" w:ascii="Myriad Pro" w:hAnsi="Myriad Pro" w:cs="Myriad Pro" w:eastAsiaTheme="minorEastAsia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lang w:val="en-US" w:eastAsia="zh-CN"/>
              </w:rPr>
              <w:t>GPS</w:t>
            </w:r>
          </w:p>
        </w:tc>
        <w:tc>
          <w:tcPr>
            <w:tcW w:w="1120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76" w:author="Ji Haomin" w:date="2024-04-07T14:42:41Z"/>
                <w:rFonts w:hint="default" w:ascii="Myriad Pro" w:hAnsi="Myriad Pro" w:cs="Myriad Pro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Myriad Pro" w:hAnsi="Myriad Pro" w:cs="Myriad Pro" w:eastAsiaTheme="minorEastAsia"/>
                <w:sz w:val="18"/>
                <w:szCs w:val="18"/>
                <w:lang w:val="en-US" w:eastAsia="zh-CN"/>
              </w:rPr>
              <w:t>Li et al., 2020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vMerge w:val="continue"/>
            <w:tcBorders>
              <w:left w:val="nil"/>
              <w:right w:val="nil"/>
            </w:tcBorders>
            <w:vAlign w:val="center"/>
          </w:tcPr>
          <w:p>
            <w:pPr>
              <w:widowControl w:val="0"/>
              <w:spacing w:line="480" w:lineRule="auto"/>
              <w:jc w:val="center"/>
              <w:rPr>
                <w:ins w:id="477" w:author="Ji Haomin" w:date="2024-04-07T14:42:41Z"/>
                <w:rFonts w:hint="default" w:cs="Times New Roman"/>
                <w:vertAlign w:val="baseline"/>
                <w:lang w:val="en-US" w:eastAsia="zh-CN"/>
              </w:rPr>
            </w:pP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78" w:author="Ji Haomin" w:date="2024-04-07T14:42:41Z"/>
                <w:rFonts w:hint="default" w:ascii="Myriad Pro" w:hAnsi="Myriad Pro" w:eastAsia="Times New Roman" w:cs="Myriad Pro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lang w:val="en-US" w:eastAsia="zh-CN"/>
              </w:rPr>
              <w:t>14.4</w:t>
            </w:r>
          </w:p>
        </w:tc>
        <w:tc>
          <w:tcPr>
            <w:tcW w:w="9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79" w:author="Ji Haomin" w:date="2024-04-07T14:42:41Z"/>
                <w:rFonts w:hint="default" w:ascii="Myriad Pro" w:hAnsi="Myriad Pro" w:eastAsia="Times New Roman" w:cs="Myriad Pro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lang w:val="en-US" w:eastAsia="zh-CN"/>
              </w:rPr>
              <w:t>GPS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80" w:author="Ji Haomin" w:date="2024-04-07T14:42:41Z"/>
                <w:rFonts w:hint="default" w:ascii="Myriad Pro" w:hAnsi="Myriad Pro" w:eastAsia="Times New Roman" w:cs="Myriad Pro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vertAlign w:val="baseline"/>
                <w:lang w:val="en-US" w:eastAsia="zh-CN"/>
              </w:rPr>
              <w:t>Gan et al., 2007</w:t>
            </w:r>
          </w:p>
        </w:tc>
        <w:tc>
          <w:tcPr>
            <w:tcW w:w="1321" w:type="dxa"/>
            <w:vMerge w:val="continue"/>
            <w:tcBorders>
              <w:left w:val="nil"/>
              <w:right w:val="nil"/>
            </w:tcBorders>
            <w:vAlign w:val="center"/>
          </w:tcPr>
          <w:p>
            <w:pPr>
              <w:widowControl w:val="0"/>
              <w:spacing w:line="480" w:lineRule="auto"/>
              <w:jc w:val="center"/>
              <w:rPr>
                <w:ins w:id="481" w:author="Ji Haomin" w:date="2024-04-07T14:42:41Z"/>
                <w:rFonts w:hint="default" w:cs="Times New Roman"/>
                <w:vertAlign w:val="baseline"/>
                <w:lang w:val="en-US" w:eastAsia="zh-CN"/>
              </w:rPr>
            </w:pPr>
          </w:p>
        </w:tc>
        <w:tc>
          <w:tcPr>
            <w:tcW w:w="1130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82" w:author="Ji Haomin" w:date="2024-04-07T14:42:41Z"/>
                <w:rFonts w:hint="default" w:ascii="Myriad Pro" w:hAnsi="Myriad Pro" w:cs="Myriad Pro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Myriad Pro" w:hAnsi="Myriad Pro" w:cs="Myriad Pro" w:eastAsiaTheme="minorEastAsia"/>
                <w:sz w:val="18"/>
                <w:szCs w:val="18"/>
                <w:lang w:val="en-US" w:eastAsia="zh-CN"/>
              </w:rPr>
              <w:t>4.2</w:t>
            </w:r>
            <w:r>
              <w:rPr>
                <w:rFonts w:hint="default" w:ascii="Myriad Pro" w:hAnsi="Myriad Pro" w:cs="Myriad Pro"/>
                <w:sz w:val="18"/>
                <w:szCs w:val="18"/>
                <w:lang w:val="en-US" w:eastAsia="zh-CN"/>
              </w:rPr>
              <w:t xml:space="preserve"> ± </w:t>
            </w:r>
            <w:r>
              <w:rPr>
                <w:rFonts w:hint="default" w:ascii="Myriad Pro" w:hAnsi="Myriad Pro" w:cs="Myriad Pro" w:eastAsiaTheme="minorEastAsia"/>
                <w:sz w:val="18"/>
                <w:szCs w:val="18"/>
                <w:lang w:val="en-US" w:eastAsia="zh-CN"/>
              </w:rPr>
              <w:t>1.3</w:t>
            </w:r>
          </w:p>
        </w:tc>
        <w:tc>
          <w:tcPr>
            <w:tcW w:w="923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83" w:author="Ji Haomin" w:date="2024-04-07T14:42:41Z"/>
                <w:rFonts w:hint="default" w:ascii="Myriad Pro" w:hAnsi="Myriad Pro" w:cs="Myriad Pro" w:eastAsiaTheme="minorEastAsia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lang w:val="en-US" w:eastAsia="zh-CN"/>
              </w:rPr>
              <w:t>GPS</w:t>
            </w:r>
          </w:p>
        </w:tc>
        <w:tc>
          <w:tcPr>
            <w:tcW w:w="1120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84" w:author="Ji Haomin" w:date="2024-04-07T14:42:41Z"/>
                <w:rFonts w:hint="default" w:ascii="Myriad Pro" w:hAnsi="Myriad Pro" w:cs="Myriad Pro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Myriad Pro" w:hAnsi="Myriad Pro" w:cs="Myriad Pro"/>
                <w:sz w:val="18"/>
                <w:szCs w:val="18"/>
                <w:lang w:val="en-US" w:eastAsia="zh-CN"/>
              </w:rPr>
              <w:t>Wang et al.，2008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vMerge w:val="continue"/>
            <w:tcBorders>
              <w:left w:val="nil"/>
              <w:right w:val="nil"/>
            </w:tcBorders>
            <w:vAlign w:val="center"/>
          </w:tcPr>
          <w:p>
            <w:pPr>
              <w:widowControl w:val="0"/>
              <w:spacing w:line="480" w:lineRule="auto"/>
              <w:jc w:val="center"/>
              <w:rPr>
                <w:ins w:id="485" w:author="Ji Haomin" w:date="2024-04-07T14:42:41Z"/>
                <w:rFonts w:hint="default" w:cs="Times New Roman"/>
                <w:vertAlign w:val="baseline"/>
                <w:lang w:val="en-US" w:eastAsia="zh-CN"/>
              </w:rPr>
            </w:pP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86" w:author="Ji Haomin" w:date="2024-04-07T14:42:41Z"/>
                <w:rFonts w:hint="default" w:ascii="Myriad Pro" w:hAnsi="Myriad Pro" w:eastAsia="Times New Roman" w:cs="Myriad Pro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lang w:val="en-US" w:eastAsia="zh-CN"/>
              </w:rPr>
              <w:t>7-10.3</w:t>
            </w:r>
          </w:p>
        </w:tc>
        <w:tc>
          <w:tcPr>
            <w:tcW w:w="9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87" w:author="Ji Haomin" w:date="2024-04-07T14:42:41Z"/>
                <w:rFonts w:hint="default" w:ascii="Myriad Pro" w:hAnsi="Myriad Pro" w:eastAsia="Times New Roman" w:cs="Myriad Pro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lang w:val="en-US" w:eastAsia="zh-CN"/>
              </w:rPr>
              <w:t>GPS and InSAR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88" w:author="Ji Haomin" w:date="2024-04-07T14:42:41Z"/>
                <w:rFonts w:hint="default" w:ascii="Myriad Pro" w:hAnsi="Myriad Pro" w:eastAsia="Times New Roman" w:cs="Myriad Pro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lang w:eastAsia="zh-CN"/>
              </w:rPr>
              <w:t>Jiang, et al. 2015</w:t>
            </w:r>
          </w:p>
        </w:tc>
        <w:tc>
          <w:tcPr>
            <w:tcW w:w="1321" w:type="dxa"/>
            <w:tcBorders>
              <w:left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89" w:author="Ji Haomin" w:date="2024-04-07T14:42:41Z"/>
                <w:rFonts w:hint="default" w:ascii="Myriad Pro" w:hAnsi="Myriad Pro" w:cs="Myriad Pro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  <w:t>Qujiang fault</w:t>
            </w:r>
          </w:p>
        </w:tc>
        <w:tc>
          <w:tcPr>
            <w:tcW w:w="1130" w:type="dxa"/>
            <w:tcBorders>
              <w:left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90" w:author="Ji Haomin" w:date="2024-04-07T14:42:41Z"/>
                <w:rFonts w:hint="default" w:ascii="Myriad Pro" w:hAnsi="Myriad Pro" w:cs="Myriad Pro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Myriad Pro" w:hAnsi="Myriad Pro" w:cs="Myriad Pro" w:eastAsiaTheme="minorEastAsia"/>
                <w:sz w:val="18"/>
                <w:szCs w:val="18"/>
                <w:lang w:val="en-US" w:eastAsia="zh-CN"/>
              </w:rPr>
              <w:t>2.8</w:t>
            </w:r>
            <w:r>
              <w:rPr>
                <w:rFonts w:hint="default" w:ascii="Myriad Pro" w:hAnsi="Myriad Pro" w:cs="Myriad Pro"/>
                <w:sz w:val="18"/>
                <w:szCs w:val="18"/>
                <w:lang w:val="en-US" w:eastAsia="zh-CN"/>
              </w:rPr>
              <w:t xml:space="preserve"> ± </w:t>
            </w:r>
            <w:r>
              <w:rPr>
                <w:rFonts w:hint="default" w:ascii="Myriad Pro" w:hAnsi="Myriad Pro" w:cs="Myriad Pro" w:eastAsiaTheme="minorEastAsia"/>
                <w:sz w:val="18"/>
                <w:szCs w:val="18"/>
                <w:lang w:val="en-US" w:eastAsia="zh-CN"/>
              </w:rPr>
              <w:t>1.4</w:t>
            </w:r>
          </w:p>
        </w:tc>
        <w:tc>
          <w:tcPr>
            <w:tcW w:w="923" w:type="dxa"/>
            <w:tcBorders>
              <w:left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91" w:author="Ji Haomin" w:date="2024-04-07T14:42:41Z"/>
                <w:rFonts w:hint="default" w:ascii="Myriad Pro" w:hAnsi="Myriad Pro" w:cs="Myriad Pro" w:eastAsiaTheme="minorEastAsia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lang w:val="en-US" w:eastAsia="zh-CN"/>
              </w:rPr>
              <w:t>GPS</w:t>
            </w:r>
          </w:p>
        </w:tc>
        <w:tc>
          <w:tcPr>
            <w:tcW w:w="1120" w:type="dxa"/>
            <w:tcBorders>
              <w:left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92" w:author="Ji Haomin" w:date="2024-04-07T14:42:41Z"/>
                <w:rFonts w:hint="default" w:ascii="Myriad Pro" w:hAnsi="Myriad Pro" w:cs="Myriad Pro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Myriad Pro" w:hAnsi="Myriad Pro" w:cs="Myriad Pro" w:eastAsiaTheme="minorEastAsia"/>
                <w:sz w:val="18"/>
                <w:szCs w:val="18"/>
                <w:lang w:val="en-US" w:eastAsia="zh-CN"/>
              </w:rPr>
              <w:t>Li et al., 2020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vMerge w:val="continue"/>
            <w:tcBorders>
              <w:left w:val="nil"/>
              <w:right w:val="nil"/>
            </w:tcBorders>
            <w:vAlign w:val="center"/>
          </w:tcPr>
          <w:p>
            <w:pPr>
              <w:widowControl w:val="0"/>
              <w:spacing w:line="480" w:lineRule="auto"/>
              <w:jc w:val="center"/>
              <w:rPr>
                <w:ins w:id="493" w:author="Ji Haomin" w:date="2024-04-07T14:42:41Z"/>
                <w:rFonts w:hint="default" w:cs="Times New Roman"/>
                <w:vertAlign w:val="baseline"/>
                <w:lang w:val="en-US" w:eastAsia="zh-CN"/>
              </w:rPr>
            </w:pPr>
          </w:p>
        </w:tc>
        <w:tc>
          <w:tcPr>
            <w:tcW w:w="1119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94" w:author="Ji Haomin" w:date="2024-04-07T14:42:41Z"/>
                <w:rFonts w:hint="default" w:ascii="Myriad Pro" w:hAnsi="Myriad Pro" w:eastAsia="Times New Roman" w:cs="Myriad Pro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lang w:val="en-US" w:eastAsia="zh-CN"/>
              </w:rPr>
              <w:t>11</w:t>
            </w:r>
          </w:p>
        </w:tc>
        <w:tc>
          <w:tcPr>
            <w:tcW w:w="965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95" w:author="Ji Haomin" w:date="2024-04-07T14:42:41Z"/>
                <w:rFonts w:hint="default" w:ascii="Myriad Pro" w:hAnsi="Myriad Pro" w:eastAsia="Times New Roman" w:cs="Myriad Pro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lang w:val="en-US" w:eastAsia="zh-CN"/>
              </w:rPr>
              <w:t>GPS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96" w:author="Ji Haomin" w:date="2024-04-07T14:42:41Z"/>
                <w:rFonts w:hint="default" w:ascii="Myriad Pro" w:hAnsi="Myriad Pro" w:eastAsia="Times New Roman" w:cs="Myriad Pro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lang w:eastAsia="zh-CN"/>
              </w:rPr>
              <w:t>Loveless a</w:t>
            </w:r>
            <w:r>
              <w:rPr>
                <w:rFonts w:hint="eastAsia" w:ascii="Myriad Pro" w:hAnsi="Myriad Pro" w:cs="Myriad Pro"/>
                <w:sz w:val="18"/>
                <w:szCs w:val="18"/>
                <w:lang w:val="en-US" w:eastAsia="zh-CN"/>
              </w:rPr>
              <w:t>nd</w:t>
            </w:r>
            <w:r>
              <w:rPr>
                <w:rFonts w:hint="eastAsia" w:ascii="Myriad Pro" w:hAnsi="Myriad Pro" w:cs="Myriad Pro"/>
                <w:sz w:val="18"/>
                <w:szCs w:val="18"/>
                <w:lang w:eastAsia="zh-CN"/>
              </w:rPr>
              <w:t xml:space="preserve"> Meade</w:t>
            </w:r>
          </w:p>
        </w:tc>
        <w:tc>
          <w:tcPr>
            <w:tcW w:w="1321" w:type="dxa"/>
            <w:vMerge w:val="restart"/>
            <w:tcBorders>
              <w:left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firstLine="0" w:firstLineChars="0"/>
              <w:jc w:val="center"/>
              <w:rPr>
                <w:ins w:id="497" w:author="Ji Haomin" w:date="2024-04-07T15:12:25Z"/>
                <w:rFonts w:hint="default" w:ascii="Myriad Pro" w:hAnsi="Myriad Pro" w:cs="Myriad Pro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Myriad Pro" w:hAnsi="Myriad Pro" w:cs="Myriad Pro"/>
                <w:kern w:val="2"/>
                <w:sz w:val="18"/>
                <w:szCs w:val="18"/>
                <w:vertAlign w:val="baseline"/>
                <w:lang w:val="en-US" w:eastAsia="zh-CN" w:bidi="ar-SA"/>
              </w:rPr>
              <w:t xml:space="preserve">Red River </w:t>
            </w:r>
          </w:p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98" w:author="Ji Haomin" w:date="2024-04-07T14:42:41Z"/>
                <w:rFonts w:hint="default" w:ascii="Myriad Pro" w:hAnsi="Myriad Pro" w:cs="Myriad Pro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Myriad Pro" w:hAnsi="Myriad Pro" w:cs="Myriad Pro"/>
                <w:kern w:val="2"/>
                <w:sz w:val="18"/>
                <w:szCs w:val="18"/>
                <w:vertAlign w:val="baseline"/>
                <w:lang w:val="en-US" w:eastAsia="zh-CN" w:bidi="ar-SA"/>
              </w:rPr>
              <w:t>fault</w:t>
            </w:r>
          </w:p>
        </w:tc>
        <w:tc>
          <w:tcPr>
            <w:tcW w:w="1130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499" w:author="Ji Haomin" w:date="2024-04-07T14:42:41Z"/>
                <w:rFonts w:hint="default" w:ascii="Myriad Pro" w:hAnsi="Myriad Pro" w:cs="Myriad Pro" w:eastAsiaTheme="minorEastAsia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Myriad Pro" w:hAnsi="Myriad Pro" w:cs="Myriad Pro" w:eastAsiaTheme="minorEastAsia"/>
                <w:sz w:val="18"/>
                <w:szCs w:val="18"/>
                <w:lang w:val="en-US" w:eastAsia="zh-CN"/>
              </w:rPr>
              <w:t>0.8</w:t>
            </w:r>
          </w:p>
        </w:tc>
        <w:tc>
          <w:tcPr>
            <w:tcW w:w="923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500" w:author="Ji Haomin" w:date="2024-04-07T14:42:41Z"/>
                <w:rFonts w:hint="default" w:ascii="Myriad Pro" w:hAnsi="Myriad Pro" w:eastAsia="Times New Roman" w:cs="Myriad Pro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lang w:val="en-US" w:eastAsia="zh-CN"/>
              </w:rPr>
              <w:t>GPS</w:t>
            </w:r>
          </w:p>
        </w:tc>
        <w:tc>
          <w:tcPr>
            <w:tcW w:w="1120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501" w:author="Ji Haomin" w:date="2024-04-07T14:42:41Z"/>
                <w:rFonts w:hint="default" w:ascii="Myriad Pro" w:hAnsi="Myriad Pro" w:cs="Myriad Pro" w:eastAsiaTheme="minorEastAsia"/>
                <w:sz w:val="18"/>
                <w:szCs w:val="18"/>
                <w:lang w:val="en-US" w:eastAsia="zh-CN" w:bidi="ar-SA"/>
              </w:rPr>
            </w:pPr>
            <w:ins w:id="502" w:author="Ji Haomin" w:date="2024-05-09T09:47:36Z">
              <w:r>
                <w:rPr>
                  <w:rFonts w:hint="default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t>Wang</w:t>
              </w:r>
            </w:ins>
            <w:ins w:id="503" w:author="Ji Haomin" w:date="2024-05-09T09:47:36Z">
              <w:r>
                <w:rPr>
                  <w:rFonts w:hint="eastAsia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t xml:space="preserve"> </w:t>
              </w:r>
            </w:ins>
            <w:ins w:id="504" w:author="Ji Haomin" w:date="2024-05-09T09:47:36Z">
              <w:r>
                <w:rPr>
                  <w:rFonts w:hint="eastAsia" w:ascii="Myriad Pro" w:hAnsi="Myriad Pro" w:cs="Myriad Pro"/>
                  <w:sz w:val="18"/>
                  <w:szCs w:val="18"/>
                  <w:lang w:val="en-US" w:eastAsia="zh-CN"/>
                </w:rPr>
                <w:t>W.</w:t>
              </w:r>
            </w:ins>
            <w:ins w:id="505" w:author="Ji Haomin" w:date="2024-05-09T09:47:36Z">
              <w:r>
                <w:rPr>
                  <w:rFonts w:hint="default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t xml:space="preserve"> et al., 20</w:t>
              </w:r>
            </w:ins>
            <w:ins w:id="506" w:author="Ji Haomin" w:date="2024-05-09T09:47:36Z">
              <w:r>
                <w:rPr>
                  <w:rFonts w:hint="eastAsia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t>17</w:t>
              </w:r>
            </w:ins>
            <w:del w:id="507" w:author="Ji Haomin" w:date="2024-05-09T09:47:36Z">
              <w:r>
                <w:rPr>
                  <w:rFonts w:hint="eastAsia" w:ascii="Myriad Pro" w:hAnsi="Myriad Pro" w:cs="Myriad Pro"/>
                  <w:sz w:val="18"/>
                  <w:szCs w:val="18"/>
                  <w:lang w:val="en-US" w:eastAsia="zh-CN"/>
                </w:rPr>
                <w:delText xml:space="preserve">W. </w:delText>
              </w:r>
            </w:del>
            <w:del w:id="508" w:author="Ji Haomin" w:date="2024-05-09T09:47:36Z">
              <w:r>
                <w:rPr>
                  <w:rFonts w:hint="default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delText>Wang et al., 20</w:delText>
              </w:r>
            </w:del>
            <w:del w:id="509" w:author="Ji Haomin" w:date="2024-05-09T09:47:36Z">
              <w:r>
                <w:rPr>
                  <w:rFonts w:hint="eastAsia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delText>17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ins w:id="510" w:author="Ji Haomin" w:date="2024-04-07T14:44:00Z"/>
        </w:trPr>
        <w:tc>
          <w:tcPr>
            <w:tcW w:w="1237" w:type="dxa"/>
            <w:vMerge w:val="restart"/>
            <w:tcBorders>
              <w:left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511" w:author="Ji Haomin" w:date="2024-04-07T14:44:00Z"/>
                <w:rFonts w:hint="default" w:ascii="Myriad Pro" w:hAnsi="Myriad Pro" w:cs="Myriad Pro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  <w:t>Anninghe-Zemuhe fault</w:t>
            </w:r>
          </w:p>
        </w:tc>
        <w:tc>
          <w:tcPr>
            <w:tcW w:w="1119" w:type="dxa"/>
            <w:tcBorders>
              <w:top w:val="single" w:color="auto" w:sz="4" w:space="0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512" w:author="Ji Haomin" w:date="2024-04-07T14:44:00Z"/>
                <w:rFonts w:hint="eastAsia" w:ascii="Myriad Pro" w:hAnsi="Myriad Pro" w:eastAsia="Times New Roman" w:cs="Myriad Pro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lang w:val="en-US" w:eastAsia="zh-CN"/>
              </w:rPr>
              <w:t>4.4-6.2</w:t>
            </w:r>
          </w:p>
        </w:tc>
        <w:tc>
          <w:tcPr>
            <w:tcW w:w="965" w:type="dxa"/>
            <w:tcBorders>
              <w:top w:val="single" w:color="auto" w:sz="4" w:space="0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513" w:author="Ji Haomin" w:date="2024-04-07T14:44:00Z"/>
                <w:rFonts w:hint="eastAsia" w:ascii="Myriad Pro" w:hAnsi="Myriad Pro" w:eastAsia="Times New Roman" w:cs="Myriad Pro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lang w:val="en-US" w:eastAsia="zh-CN"/>
              </w:rPr>
              <w:t>GPS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514" w:author="Ji Haomin" w:date="2024-04-07T14:44:00Z"/>
                <w:rFonts w:hint="eastAsia" w:ascii="Myriad Pro" w:hAnsi="Myriad Pro" w:eastAsia="Times New Roman" w:cs="Myriad Pro"/>
                <w:sz w:val="18"/>
                <w:szCs w:val="18"/>
                <w:vertAlign w:val="baseline"/>
                <w:lang w:val="en-US" w:eastAsia="zh-CN" w:bidi="ar-SA"/>
              </w:rPr>
            </w:pPr>
            <w:ins w:id="515" w:author="Ji Haomin" w:date="2024-05-09T09:47:13Z">
              <w:r>
                <w:rPr>
                  <w:rFonts w:hint="default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t>Wang</w:t>
              </w:r>
            </w:ins>
            <w:ins w:id="516" w:author="Ji Haomin" w:date="2024-05-09T09:47:13Z">
              <w:r>
                <w:rPr>
                  <w:rFonts w:hint="eastAsia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t xml:space="preserve"> </w:t>
              </w:r>
            </w:ins>
            <w:ins w:id="517" w:author="Ji Haomin" w:date="2024-05-09T09:47:13Z">
              <w:r>
                <w:rPr>
                  <w:rFonts w:hint="eastAsia" w:ascii="Myriad Pro" w:hAnsi="Myriad Pro" w:cs="Myriad Pro"/>
                  <w:sz w:val="18"/>
                  <w:szCs w:val="18"/>
                  <w:lang w:val="en-US" w:eastAsia="zh-CN"/>
                </w:rPr>
                <w:t>W.</w:t>
              </w:r>
            </w:ins>
            <w:ins w:id="518" w:author="Ji Haomin" w:date="2024-05-09T09:47:13Z">
              <w:r>
                <w:rPr>
                  <w:rFonts w:hint="default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t xml:space="preserve"> et al., 20</w:t>
              </w:r>
            </w:ins>
            <w:ins w:id="519" w:author="Ji Haomin" w:date="2024-05-09T09:47:13Z">
              <w:r>
                <w:rPr>
                  <w:rFonts w:hint="eastAsia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t>17</w:t>
              </w:r>
            </w:ins>
            <w:del w:id="520" w:author="Ji Haomin" w:date="2024-05-09T09:47:13Z">
              <w:r>
                <w:rPr>
                  <w:rFonts w:hint="eastAsia" w:ascii="Myriad Pro" w:hAnsi="Myriad Pro" w:cs="Myriad Pro"/>
                  <w:sz w:val="18"/>
                  <w:szCs w:val="18"/>
                  <w:lang w:val="en-US" w:eastAsia="zh-CN"/>
                </w:rPr>
                <w:delText xml:space="preserve">W. </w:delText>
              </w:r>
            </w:del>
            <w:del w:id="521" w:author="Ji Haomin" w:date="2024-05-09T09:47:13Z">
              <w:r>
                <w:rPr>
                  <w:rFonts w:hint="default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delText>Wang et al., 20</w:delText>
              </w:r>
            </w:del>
            <w:del w:id="522" w:author="Ji Haomin" w:date="2024-05-09T09:47:13Z">
              <w:r>
                <w:rPr>
                  <w:rFonts w:hint="eastAsia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delText>17</w:delText>
              </w:r>
            </w:del>
          </w:p>
        </w:tc>
        <w:tc>
          <w:tcPr>
            <w:tcW w:w="1321" w:type="dxa"/>
            <w:vMerge w:val="continue"/>
            <w:tcBorders>
              <w:left w:val="nil"/>
              <w:right w:val="nil"/>
            </w:tcBorders>
            <w:vAlign w:val="center"/>
          </w:tcPr>
          <w:p>
            <w:pPr>
              <w:widowControl w:val="0"/>
              <w:spacing w:line="480" w:lineRule="auto"/>
              <w:jc w:val="center"/>
              <w:rPr>
                <w:ins w:id="523" w:author="Ji Haomin" w:date="2024-04-07T14:44:00Z"/>
                <w:rFonts w:hint="default" w:cs="Times New Roman"/>
                <w:vertAlign w:val="baseline"/>
                <w:lang w:val="en-US" w:eastAsia="zh-CN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524" w:author="Ji Haomin" w:date="2024-04-07T14:44:00Z"/>
                <w:rFonts w:hint="default" w:ascii="Myriad Pro" w:hAnsi="Myriad Pro" w:cs="Myriad Pro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Myriad Pro" w:hAnsi="Myriad Pro" w:cs="Myriad Pro" w:eastAsiaTheme="minorEastAsia"/>
                <w:sz w:val="18"/>
                <w:szCs w:val="18"/>
                <w:vertAlign w:val="baseline"/>
                <w:lang w:val="en-US" w:eastAsia="zh-CN"/>
              </w:rPr>
              <w:t>&lt;2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525" w:author="Ji Haomin" w:date="2024-04-07T14:44:00Z"/>
                <w:rFonts w:hint="default" w:ascii="Myriad Pro" w:hAnsi="Myriad Pro" w:cs="Myriad Pro" w:eastAsiaTheme="minorEastAsia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lang w:val="en-US" w:eastAsia="zh-CN"/>
              </w:rPr>
              <w:t>GPS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526" w:author="Ji Haomin" w:date="2024-04-07T14:44:00Z"/>
                <w:rFonts w:hint="default" w:ascii="Myriad Pro" w:hAnsi="Myriad Pro" w:cs="Myriad Pro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  <w:t>Shen</w:t>
            </w:r>
            <w:r>
              <w:rPr>
                <w:rFonts w:hint="default" w:ascii="Myriad Pro" w:hAnsi="Myriad Pro" w:cs="Myriad Pro" w:eastAsiaTheme="minorEastAsia"/>
                <w:sz w:val="18"/>
                <w:szCs w:val="18"/>
                <w:vertAlign w:val="baseline"/>
                <w:lang w:val="en-US" w:eastAsia="zh-CN"/>
              </w:rPr>
              <w:t xml:space="preserve"> et al., </w:t>
            </w:r>
            <w:r>
              <w:rPr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  <w:t>2005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vMerge w:val="continue"/>
            <w:tcBorders>
              <w:left w:val="nil"/>
              <w:right w:val="nil"/>
            </w:tcBorders>
            <w:vAlign w:val="center"/>
          </w:tcPr>
          <w:p>
            <w:pPr>
              <w:widowControl w:val="0"/>
              <w:spacing w:line="480" w:lineRule="auto"/>
              <w:jc w:val="center"/>
              <w:rPr>
                <w:ins w:id="527" w:author="Ji Haomin" w:date="2024-04-07T14:44:00Z"/>
                <w:rFonts w:hint="default" w:cs="Times New Roman"/>
                <w:vertAlign w:val="baseline"/>
                <w:lang w:val="en-US" w:eastAsia="zh-CN"/>
              </w:rPr>
            </w:pP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528" w:author="Ji Haomin" w:date="2024-04-07T14:44:00Z"/>
                <w:rFonts w:hint="eastAsia" w:ascii="Myriad Pro" w:hAnsi="Myriad Pro" w:cs="Myriad Pro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  <w:t>~7</w:t>
            </w:r>
          </w:p>
        </w:tc>
        <w:tc>
          <w:tcPr>
            <w:tcW w:w="9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529" w:author="Ji Haomin" w:date="2024-04-07T14:44:00Z"/>
                <w:rFonts w:hint="eastAsia" w:ascii="Myriad Pro" w:hAnsi="Myriad Pro" w:eastAsia="Times New Roman" w:cs="Myriad Pro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lang w:val="en-US" w:eastAsia="zh-CN"/>
              </w:rPr>
              <w:t>GPS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530" w:author="Ji Haomin" w:date="2024-04-07T14:44:00Z"/>
                <w:rFonts w:hint="eastAsia" w:ascii="Myriad Pro" w:hAnsi="Myriad Pro" w:cs="Myriad Pro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  <w:t>Shen et al., 2005</w:t>
            </w:r>
          </w:p>
        </w:tc>
        <w:tc>
          <w:tcPr>
            <w:tcW w:w="1321" w:type="dxa"/>
            <w:vMerge w:val="continue"/>
            <w:tcBorders>
              <w:left w:val="nil"/>
              <w:right w:val="nil"/>
            </w:tcBorders>
            <w:vAlign w:val="center"/>
          </w:tcPr>
          <w:p>
            <w:pPr>
              <w:widowControl w:val="0"/>
              <w:spacing w:line="480" w:lineRule="auto"/>
              <w:jc w:val="center"/>
              <w:rPr>
                <w:ins w:id="531" w:author="Ji Haomin" w:date="2024-04-07T14:44:00Z"/>
                <w:rFonts w:hint="default" w:cs="Times New Roman"/>
                <w:vertAlign w:val="baseline"/>
                <w:lang w:val="en-US" w:eastAsia="zh-CN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532" w:author="Ji Haomin" w:date="2024-04-07T14:44:00Z"/>
                <w:rFonts w:hint="default" w:ascii="Myriad Pro" w:hAnsi="Myriad Pro" w:cs="Myriad Pro" w:eastAsiaTheme="minorEastAsia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Myriad Pro" w:hAnsi="Myriad Pro" w:cs="Myriad Pro" w:eastAsiaTheme="minorEastAsia"/>
                <w:sz w:val="18"/>
                <w:szCs w:val="18"/>
                <w:lang w:val="en-US" w:eastAsia="zh-CN"/>
              </w:rPr>
              <w:t>0.4</w:t>
            </w:r>
            <w:ins w:id="533" w:author="Ji Haomin" w:date="2024-04-07T15:05:41Z">
              <w:r>
                <w:rPr>
                  <w:rFonts w:hint="eastAsia" w:ascii="Myriad Pro" w:hAnsi="Myriad Pro" w:cs="Myriad Pro" w:eastAsiaTheme="minorEastAsia"/>
                  <w:sz w:val="18"/>
                  <w:szCs w:val="18"/>
                  <w:lang w:val="en-US" w:eastAsia="zh-CN"/>
                </w:rPr>
                <w:t>-</w:t>
              </w:r>
            </w:ins>
            <w:r>
              <w:rPr>
                <w:rFonts w:hint="default" w:ascii="Myriad Pro" w:hAnsi="Myriad Pro" w:cs="Myriad Pro" w:eastAsiaTheme="minorEastAsia"/>
                <w:sz w:val="18"/>
                <w:szCs w:val="18"/>
                <w:lang w:val="en-US" w:eastAsia="zh-CN"/>
              </w:rPr>
              <w:t>1.5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534" w:author="Ji Haomin" w:date="2024-04-07T14:44:00Z"/>
                <w:rFonts w:hint="default" w:ascii="Myriad Pro" w:hAnsi="Myriad Pro" w:cs="Myriad Pro" w:eastAsiaTheme="minorEastAsia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lang w:val="en-US" w:eastAsia="zh-CN"/>
              </w:rPr>
              <w:t>GPS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535" w:author="Ji Haomin" w:date="2024-04-07T14:44:00Z"/>
                <w:rFonts w:hint="default" w:ascii="Myriad Pro" w:hAnsi="Myriad Pro" w:cs="Myriad Pro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Myriad Pro" w:hAnsi="Myriad Pro" w:cs="Myriad Pro"/>
                <w:sz w:val="18"/>
                <w:szCs w:val="18"/>
                <w:lang w:val="en-US" w:eastAsia="zh-CN"/>
              </w:rPr>
              <w:t>Wang et al.，2008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vMerge w:val="continue"/>
            <w:tcBorders>
              <w:left w:val="nil"/>
              <w:right w:val="nil"/>
            </w:tcBorders>
            <w:vAlign w:val="center"/>
          </w:tcPr>
          <w:p>
            <w:pPr>
              <w:widowControl w:val="0"/>
              <w:spacing w:line="480" w:lineRule="auto"/>
              <w:jc w:val="center"/>
              <w:rPr>
                <w:ins w:id="536" w:author="Ji Haomin" w:date="2024-04-07T14:44:00Z"/>
                <w:rFonts w:hint="default" w:cs="Times New Roman"/>
                <w:vertAlign w:val="baseline"/>
                <w:lang w:val="en-US" w:eastAsia="zh-CN"/>
              </w:rPr>
            </w:pP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537" w:author="Ji Haomin" w:date="2024-04-07T14:44:00Z"/>
                <w:rFonts w:hint="eastAsia" w:ascii="Myriad Pro" w:hAnsi="Myriad Pro" w:cs="Myriad Pro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Myriad Pro" w:hAnsi="Myriad Pro" w:cs="Myriad Pro"/>
                <w:sz w:val="18"/>
                <w:szCs w:val="18"/>
                <w:lang w:val="en-US" w:eastAsia="zh-CN"/>
              </w:rPr>
              <w:t>5.1 ± 2.5</w:t>
            </w:r>
          </w:p>
        </w:tc>
        <w:tc>
          <w:tcPr>
            <w:tcW w:w="9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538" w:author="Ji Haomin" w:date="2024-04-07T14:44:00Z"/>
                <w:rFonts w:hint="eastAsia" w:ascii="Myriad Pro" w:hAnsi="Myriad Pro" w:eastAsia="Times New Roman" w:cs="Myriad Pro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lang w:val="en-US" w:eastAsia="zh-CN"/>
              </w:rPr>
              <w:t>GPS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539" w:author="Ji Haomin" w:date="2024-04-07T14:44:00Z"/>
                <w:rFonts w:hint="eastAsia" w:ascii="Myriad Pro" w:hAnsi="Myriad Pro" w:cs="Myriad Pro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Myriad Pro" w:hAnsi="Myriad Pro" w:cs="Myriad Pro"/>
                <w:sz w:val="18"/>
                <w:szCs w:val="18"/>
                <w:lang w:val="en-US" w:eastAsia="zh-CN"/>
              </w:rPr>
              <w:t>Wang et al.，2008</w:t>
            </w:r>
          </w:p>
        </w:tc>
        <w:tc>
          <w:tcPr>
            <w:tcW w:w="1321" w:type="dxa"/>
            <w:vMerge w:val="continue"/>
            <w:tcBorders>
              <w:left w:val="nil"/>
              <w:right w:val="nil"/>
            </w:tcBorders>
            <w:vAlign w:val="center"/>
          </w:tcPr>
          <w:p>
            <w:pPr>
              <w:widowControl w:val="0"/>
              <w:spacing w:line="480" w:lineRule="auto"/>
              <w:jc w:val="center"/>
              <w:rPr>
                <w:ins w:id="540" w:author="Ji Haomin" w:date="2024-04-07T14:44:00Z"/>
                <w:rFonts w:hint="default" w:cs="Times New Roman"/>
                <w:vertAlign w:val="baseline"/>
                <w:lang w:val="en-US" w:eastAsia="zh-CN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541" w:author="Ji Haomin" w:date="2024-04-07T14:44:00Z"/>
                <w:rFonts w:hint="default" w:ascii="Myriad Pro" w:hAnsi="Myriad Pro" w:cs="Myriad Pro" w:eastAsiaTheme="minorEastAsia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Myriad Pro" w:hAnsi="Myriad Pro" w:cs="Myriad Pro" w:eastAsiaTheme="minorEastAsia"/>
                <w:sz w:val="18"/>
                <w:szCs w:val="18"/>
                <w:lang w:val="en-US" w:eastAsia="zh-CN"/>
              </w:rPr>
              <w:t>1.3</w:t>
            </w:r>
            <w:r>
              <w:rPr>
                <w:rFonts w:hint="default" w:ascii="Myriad Pro" w:hAnsi="Myriad Pro" w:cs="Myriad Pro"/>
                <w:sz w:val="18"/>
                <w:szCs w:val="18"/>
                <w:lang w:val="en-US" w:eastAsia="zh-CN"/>
              </w:rPr>
              <w:t xml:space="preserve"> ± </w:t>
            </w:r>
            <w:r>
              <w:rPr>
                <w:rFonts w:hint="default" w:ascii="Myriad Pro" w:hAnsi="Myriad Pro" w:cs="Myriad Pro" w:eastAsiaTheme="minorEastAsia"/>
                <w:sz w:val="18"/>
                <w:szCs w:val="18"/>
                <w:lang w:val="en-US" w:eastAsia="zh-CN"/>
              </w:rPr>
              <w:t>0.4-4.2</w:t>
            </w:r>
            <w:r>
              <w:rPr>
                <w:rFonts w:hint="default" w:ascii="Myriad Pro" w:hAnsi="Myriad Pro" w:cs="Myriad Pro"/>
                <w:sz w:val="18"/>
                <w:szCs w:val="18"/>
                <w:lang w:val="en-US" w:eastAsia="zh-CN"/>
              </w:rPr>
              <w:t xml:space="preserve"> ± </w:t>
            </w:r>
            <w:r>
              <w:rPr>
                <w:rFonts w:hint="default" w:ascii="Myriad Pro" w:hAnsi="Myriad Pro" w:cs="Myriad Pro" w:eastAsiaTheme="minorEastAsia"/>
                <w:sz w:val="18"/>
                <w:szCs w:val="18"/>
                <w:lang w:val="en-US" w:eastAsia="zh-CN"/>
              </w:rPr>
              <w:t>1.0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542" w:author="Ji Haomin" w:date="2024-04-07T14:44:00Z"/>
                <w:rFonts w:hint="default" w:ascii="Myriad Pro" w:hAnsi="Myriad Pro" w:cs="Myriad Pro" w:eastAsiaTheme="minorEastAsia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lang w:val="en-US" w:eastAsia="zh-CN"/>
              </w:rPr>
              <w:t>GPS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543" w:author="Ji Haomin" w:date="2024-04-07T14:44:00Z"/>
                <w:rFonts w:hint="default" w:ascii="Myriad Pro" w:hAnsi="Myriad Pro" w:cs="Myriad Pro" w:eastAsiaTheme="minorEastAsia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Myriad Pro" w:hAnsi="Myriad Pro" w:cs="Myriad Pro" w:eastAsiaTheme="minorEastAsia"/>
                <w:sz w:val="18"/>
                <w:szCs w:val="18"/>
                <w:vertAlign w:val="baseline"/>
                <w:lang w:val="en-US" w:eastAsia="zh-CN"/>
              </w:rPr>
              <w:t>Wang et al., 2020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vMerge w:val="continue"/>
            <w:tcBorders>
              <w:left w:val="nil"/>
              <w:right w:val="nil"/>
            </w:tcBorders>
            <w:vAlign w:val="center"/>
          </w:tcPr>
          <w:p>
            <w:pPr>
              <w:widowControl w:val="0"/>
              <w:spacing w:line="480" w:lineRule="auto"/>
              <w:jc w:val="center"/>
              <w:rPr>
                <w:ins w:id="544" w:author="Ji Haomin" w:date="2024-04-07T14:44:00Z"/>
                <w:rFonts w:hint="default" w:cs="Times New Roman"/>
                <w:vertAlign w:val="baseline"/>
                <w:lang w:val="en-US" w:eastAsia="zh-CN"/>
              </w:rPr>
            </w:pPr>
          </w:p>
        </w:tc>
        <w:tc>
          <w:tcPr>
            <w:tcW w:w="1119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545" w:author="Ji Haomin" w:date="2024-04-07T14:44:00Z"/>
                <w:rFonts w:hint="eastAsia" w:ascii="Myriad Pro" w:hAnsi="Myriad Pro" w:cs="Myriad Pro" w:eastAsiaTheme="minorEastAsia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Myriad Pro" w:hAnsi="Myriad Pro" w:cs="Myriad Pro"/>
                <w:sz w:val="18"/>
                <w:szCs w:val="18"/>
                <w:lang w:val="en-US" w:eastAsia="zh-CN"/>
              </w:rPr>
              <w:t>4.7 ± 0.7-5.3 ± 0.4</w:t>
            </w:r>
          </w:p>
        </w:tc>
        <w:tc>
          <w:tcPr>
            <w:tcW w:w="965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546" w:author="Ji Haomin" w:date="2024-04-07T14:44:00Z"/>
                <w:rFonts w:hint="eastAsia" w:ascii="Myriad Pro" w:hAnsi="Myriad Pro" w:eastAsia="Times New Roman" w:cs="Myriad Pro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lang w:val="en-US" w:eastAsia="zh-CN"/>
              </w:rPr>
              <w:t>GPS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547" w:author="Ji Haomin" w:date="2024-04-07T14:44:00Z"/>
                <w:rFonts w:hint="eastAsia" w:ascii="Myriad Pro" w:hAnsi="Myriad Pro" w:cs="Myriad Pro" w:eastAsiaTheme="minorEastAsia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  <w:t>Wang et al., 2020</w:t>
            </w:r>
          </w:p>
        </w:tc>
        <w:tc>
          <w:tcPr>
            <w:tcW w:w="1321" w:type="dxa"/>
            <w:vMerge w:val="continue"/>
            <w:tcBorders>
              <w:left w:val="nil"/>
              <w:right w:val="nil"/>
            </w:tcBorders>
            <w:vAlign w:val="center"/>
          </w:tcPr>
          <w:p>
            <w:pPr>
              <w:widowControl w:val="0"/>
              <w:spacing w:line="480" w:lineRule="auto"/>
              <w:jc w:val="center"/>
              <w:rPr>
                <w:ins w:id="548" w:author="Ji Haomin" w:date="2024-04-07T14:44:00Z"/>
                <w:rFonts w:hint="default" w:cs="Times New Roman"/>
                <w:vertAlign w:val="baseline"/>
                <w:lang w:val="en-US" w:eastAsia="zh-CN"/>
              </w:rPr>
            </w:pPr>
          </w:p>
        </w:tc>
        <w:tc>
          <w:tcPr>
            <w:tcW w:w="1130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549" w:author="Ji Haomin" w:date="2024-04-07T14:44:00Z"/>
                <w:rFonts w:hint="default" w:ascii="Myriad Pro" w:hAnsi="Myriad Pro" w:cs="Myriad Pro" w:eastAsiaTheme="minorEastAsia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Myriad Pro" w:hAnsi="Myriad Pro" w:cs="Myriad Pro" w:eastAsiaTheme="minorEastAsia"/>
                <w:sz w:val="18"/>
                <w:szCs w:val="18"/>
                <w:lang w:val="en-US" w:eastAsia="zh-CN"/>
              </w:rPr>
              <w:t>1.4</w:t>
            </w:r>
            <w:r>
              <w:rPr>
                <w:rFonts w:hint="default" w:ascii="Myriad Pro" w:hAnsi="Myriad Pro" w:cs="Myriad Pro"/>
                <w:sz w:val="18"/>
                <w:szCs w:val="18"/>
                <w:lang w:val="en-US" w:eastAsia="zh-CN"/>
              </w:rPr>
              <w:t xml:space="preserve"> ± </w:t>
            </w:r>
            <w:r>
              <w:rPr>
                <w:rFonts w:hint="default" w:ascii="Myriad Pro" w:hAnsi="Myriad Pro" w:cs="Myriad Pro" w:eastAsiaTheme="minorEastAsia"/>
                <w:sz w:val="18"/>
                <w:szCs w:val="18"/>
                <w:lang w:val="en-US" w:eastAsia="zh-CN"/>
              </w:rPr>
              <w:t>0.4</w:t>
            </w:r>
          </w:p>
        </w:tc>
        <w:tc>
          <w:tcPr>
            <w:tcW w:w="923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550" w:author="Ji Haomin" w:date="2024-04-07T14:44:00Z"/>
                <w:rFonts w:hint="default" w:ascii="Myriad Pro" w:hAnsi="Myriad Pro" w:cs="Myriad Pro" w:eastAsiaTheme="minorEastAsia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lang w:val="en-US" w:eastAsia="zh-CN"/>
              </w:rPr>
              <w:t>GPS</w:t>
            </w:r>
          </w:p>
        </w:tc>
        <w:tc>
          <w:tcPr>
            <w:tcW w:w="1120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551" w:author="Ji Haomin" w:date="2024-04-07T14:44:00Z"/>
                <w:rFonts w:hint="default" w:ascii="Myriad Pro" w:hAnsi="Myriad Pro" w:cs="Myriad Pro" w:eastAsiaTheme="minorEastAsia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Myriad Pro" w:hAnsi="Myriad Pro" w:cs="Myriad Pro" w:eastAsiaTheme="minorEastAsia"/>
                <w:sz w:val="18"/>
                <w:szCs w:val="18"/>
                <w:vertAlign w:val="baseline"/>
                <w:lang w:val="en-US" w:eastAsia="zh-CN"/>
              </w:rPr>
              <w:t>Li et al., 2020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vMerge w:val="restart"/>
            <w:tcBorders>
              <w:left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552" w:author="Ji Haomin" w:date="2024-04-07T14:44:00Z"/>
                <w:rFonts w:hint="default" w:ascii="Myriad Pro" w:hAnsi="Myriad Pro" w:cs="Myriad Pro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  <w:t>Daliangshan fault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553" w:author="Ji Haomin" w:date="2024-04-07T14:44:00Z"/>
                <w:rFonts w:hint="eastAsia" w:ascii="Myriad Pro" w:hAnsi="Myriad Pro" w:cs="Myriad Pro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lang w:val="en-US" w:eastAsia="zh-CN"/>
              </w:rPr>
              <w:t>6</w:t>
            </w:r>
          </w:p>
        </w:tc>
        <w:tc>
          <w:tcPr>
            <w:tcW w:w="9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554" w:author="Ji Haomin" w:date="2024-04-07T14:44:00Z"/>
                <w:rFonts w:hint="eastAsia" w:ascii="Myriad Pro" w:hAnsi="Myriad Pro" w:eastAsia="Times New Roman" w:cs="Myriad Pro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lang w:val="en-US" w:eastAsia="zh-CN"/>
              </w:rPr>
              <w:t>GPS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555" w:author="Ji Haomin" w:date="2024-04-07T14:44:00Z"/>
                <w:rFonts w:hint="eastAsia" w:ascii="Myriad Pro" w:hAnsi="Myriad Pro" w:cs="Myriad Pro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ins w:id="556" w:author="Ji Haomin" w:date="2024-05-09T09:47:21Z">
              <w:r>
                <w:rPr>
                  <w:rFonts w:hint="default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t>Wang</w:t>
              </w:r>
            </w:ins>
            <w:ins w:id="557" w:author="Ji Haomin" w:date="2024-05-09T09:47:21Z">
              <w:r>
                <w:rPr>
                  <w:rFonts w:hint="eastAsia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t xml:space="preserve"> </w:t>
              </w:r>
            </w:ins>
            <w:ins w:id="558" w:author="Ji Haomin" w:date="2024-05-09T09:47:21Z">
              <w:r>
                <w:rPr>
                  <w:rFonts w:hint="eastAsia" w:ascii="Myriad Pro" w:hAnsi="Myriad Pro" w:cs="Myriad Pro"/>
                  <w:sz w:val="18"/>
                  <w:szCs w:val="18"/>
                  <w:lang w:val="en-US" w:eastAsia="zh-CN"/>
                </w:rPr>
                <w:t>W.</w:t>
              </w:r>
            </w:ins>
            <w:ins w:id="559" w:author="Ji Haomin" w:date="2024-05-09T09:47:21Z">
              <w:r>
                <w:rPr>
                  <w:rFonts w:hint="default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t xml:space="preserve"> et al., 20</w:t>
              </w:r>
            </w:ins>
            <w:ins w:id="560" w:author="Ji Haomin" w:date="2024-05-09T09:47:21Z">
              <w:r>
                <w:rPr>
                  <w:rFonts w:hint="eastAsia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t>17</w:t>
              </w:r>
            </w:ins>
            <w:del w:id="561" w:author="Ji Haomin" w:date="2024-05-09T09:47:21Z">
              <w:r>
                <w:rPr>
                  <w:rFonts w:hint="eastAsia" w:ascii="Myriad Pro" w:hAnsi="Myriad Pro" w:cs="Myriad Pro"/>
                  <w:sz w:val="18"/>
                  <w:szCs w:val="18"/>
                  <w:lang w:val="en-US" w:eastAsia="zh-CN"/>
                </w:rPr>
                <w:delText xml:space="preserve">W. </w:delText>
              </w:r>
            </w:del>
            <w:del w:id="562" w:author="Ji Haomin" w:date="2024-05-09T09:47:21Z">
              <w:r>
                <w:rPr>
                  <w:rFonts w:hint="default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delText>Wang et al., 20</w:delText>
              </w:r>
            </w:del>
            <w:del w:id="563" w:author="Ji Haomin" w:date="2024-05-09T09:47:21Z">
              <w:r>
                <w:rPr>
                  <w:rFonts w:hint="eastAsia" w:ascii="Myriad Pro" w:hAnsi="Myriad Pro" w:cs="Myriad Pro"/>
                  <w:sz w:val="18"/>
                  <w:szCs w:val="18"/>
                  <w:vertAlign w:val="baseline"/>
                  <w:lang w:val="en-US" w:eastAsia="zh-CN"/>
                </w:rPr>
                <w:delText>17</w:delText>
              </w:r>
            </w:del>
          </w:p>
        </w:tc>
        <w:tc>
          <w:tcPr>
            <w:tcW w:w="1321" w:type="dxa"/>
            <w:tcBorders>
              <w:left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564" w:author="Ji Haomin" w:date="2024-04-07T14:44:00Z"/>
                <w:rFonts w:hint="default" w:ascii="Myriad Pro" w:hAnsi="Myriad Pro" w:cs="Myriad Pro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  <w:t>Lancangjiang fault</w:t>
            </w:r>
          </w:p>
        </w:tc>
        <w:tc>
          <w:tcPr>
            <w:tcW w:w="1130" w:type="dxa"/>
            <w:tcBorders>
              <w:left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565" w:author="Ji Haomin" w:date="2024-04-07T14:44:00Z"/>
                <w:rFonts w:hint="default" w:ascii="Myriad Pro" w:hAnsi="Myriad Pro" w:cs="Myriad Pro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Myriad Pro" w:hAnsi="Myriad Pro" w:cs="Myriad Pro" w:eastAsiaTheme="minorEastAsia"/>
                <w:sz w:val="18"/>
                <w:szCs w:val="18"/>
                <w:vertAlign w:val="baseline"/>
                <w:lang w:val="en-US" w:eastAsia="zh-CN"/>
              </w:rPr>
              <w:t>~2</w:t>
            </w:r>
          </w:p>
        </w:tc>
        <w:tc>
          <w:tcPr>
            <w:tcW w:w="923" w:type="dxa"/>
            <w:tcBorders>
              <w:left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566" w:author="Ji Haomin" w:date="2024-04-07T14:44:00Z"/>
                <w:rFonts w:hint="default" w:ascii="Myriad Pro" w:hAnsi="Myriad Pro" w:cs="Myriad Pro" w:eastAsiaTheme="minorEastAsia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lang w:val="en-US" w:eastAsia="zh-CN"/>
              </w:rPr>
              <w:t>GPS</w:t>
            </w:r>
          </w:p>
        </w:tc>
        <w:tc>
          <w:tcPr>
            <w:tcW w:w="1120" w:type="dxa"/>
            <w:tcBorders>
              <w:left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567" w:author="Ji Haomin" w:date="2024-04-07T14:44:00Z"/>
                <w:rFonts w:hint="default" w:ascii="Myriad Pro" w:hAnsi="Myriad Pro" w:cs="Myriad Pro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  <w:t>Shen</w:t>
            </w:r>
            <w:r>
              <w:rPr>
                <w:rFonts w:hint="default" w:ascii="Myriad Pro" w:hAnsi="Myriad Pro" w:cs="Myriad Pro" w:eastAsiaTheme="minorEastAsia"/>
                <w:sz w:val="18"/>
                <w:szCs w:val="18"/>
                <w:vertAlign w:val="baseline"/>
                <w:lang w:val="en-US" w:eastAsia="zh-CN"/>
              </w:rPr>
              <w:t xml:space="preserve"> et al., </w:t>
            </w:r>
            <w:r>
              <w:rPr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  <w:t>2005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7" w:type="dxa"/>
            <w:vMerge w:val="continue"/>
            <w:tcBorders>
              <w:left w:val="nil"/>
              <w:right w:val="nil"/>
            </w:tcBorders>
            <w:vAlign w:val="center"/>
          </w:tcPr>
          <w:p>
            <w:pPr>
              <w:widowControl w:val="0"/>
              <w:spacing w:line="480" w:lineRule="auto"/>
              <w:jc w:val="center"/>
              <w:rPr>
                <w:ins w:id="568" w:author="Ji Haomin" w:date="2024-04-07T14:44:00Z"/>
                <w:rFonts w:hint="default" w:cs="Times New Roman"/>
                <w:vertAlign w:val="baseline"/>
                <w:lang w:val="en-US" w:eastAsia="zh-CN"/>
              </w:rPr>
            </w:pPr>
          </w:p>
        </w:tc>
        <w:tc>
          <w:tcPr>
            <w:tcW w:w="1119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569" w:author="Ji Haomin" w:date="2024-04-07T14:44:00Z"/>
                <w:rFonts w:hint="eastAsia" w:ascii="Myriad Pro" w:hAnsi="Myriad Pro" w:eastAsia="Times New Roman" w:cs="Myriad Pro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Myriad Pro" w:hAnsi="Myriad Pro" w:cs="Myriad Pro"/>
                <w:sz w:val="18"/>
                <w:szCs w:val="18"/>
                <w:lang w:val="en-US" w:eastAsia="zh-CN"/>
              </w:rPr>
              <w:t>6.3 ± 0.5</w:t>
            </w:r>
          </w:p>
        </w:tc>
        <w:tc>
          <w:tcPr>
            <w:tcW w:w="965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570" w:author="Ji Haomin" w:date="2024-04-07T14:44:00Z"/>
                <w:rFonts w:hint="eastAsia" w:ascii="Myriad Pro" w:hAnsi="Myriad Pro" w:eastAsia="Times New Roman" w:cs="Myriad Pro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lang w:val="en-US" w:eastAsia="zh-CN"/>
              </w:rPr>
              <w:t>GPS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571" w:author="Ji Haomin" w:date="2024-04-07T14:44:00Z"/>
                <w:rFonts w:hint="eastAsia" w:ascii="Myriad Pro" w:hAnsi="Myriad Pro" w:eastAsia="Times New Roman" w:cs="Myriad Pro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  <w:t>Wang et al., 2020</w:t>
            </w:r>
          </w:p>
        </w:tc>
        <w:tc>
          <w:tcPr>
            <w:tcW w:w="1321" w:type="dxa"/>
            <w:tcBorders>
              <w:left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572" w:author="Ji Haomin" w:date="2024-04-07T14:44:00Z"/>
                <w:rFonts w:hint="default" w:ascii="Myriad Pro" w:hAnsi="Myriad Pro" w:cs="Myriad Pro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Myriad Pro" w:hAnsi="Myriad Pro" w:cs="Myriad Pro"/>
                <w:sz w:val="18"/>
                <w:szCs w:val="18"/>
                <w:vertAlign w:val="baseline"/>
                <w:lang w:val="en-US" w:eastAsia="zh-CN"/>
              </w:rPr>
              <w:t>Jinshajiang fault</w:t>
            </w:r>
          </w:p>
        </w:tc>
        <w:tc>
          <w:tcPr>
            <w:tcW w:w="1130" w:type="dxa"/>
            <w:tcBorders>
              <w:left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573" w:author="Ji Haomin" w:date="2024-04-07T14:44:00Z"/>
                <w:rFonts w:hint="default" w:ascii="Myriad Pro" w:hAnsi="Myriad Pro" w:cs="Myriad Pro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Myriad Pro" w:hAnsi="Myriad Pro" w:cs="Myriad Pro" w:eastAsiaTheme="minorEastAsia"/>
                <w:sz w:val="18"/>
                <w:szCs w:val="18"/>
                <w:lang w:val="en-US" w:eastAsia="zh-CN"/>
              </w:rPr>
              <w:t>1.9</w:t>
            </w:r>
            <w:r>
              <w:rPr>
                <w:rFonts w:hint="default" w:ascii="Myriad Pro" w:hAnsi="Myriad Pro" w:cs="Myriad Pro"/>
                <w:sz w:val="18"/>
                <w:szCs w:val="18"/>
                <w:lang w:val="en-US" w:eastAsia="zh-CN"/>
              </w:rPr>
              <w:t xml:space="preserve"> ± </w:t>
            </w:r>
            <w:r>
              <w:rPr>
                <w:rFonts w:hint="default" w:ascii="Myriad Pro" w:hAnsi="Myriad Pro" w:cs="Myriad Pro" w:eastAsiaTheme="minorEastAsia"/>
                <w:sz w:val="18"/>
                <w:szCs w:val="18"/>
                <w:lang w:val="en-US" w:eastAsia="zh-CN"/>
              </w:rPr>
              <w:t>0.8</w:t>
            </w:r>
          </w:p>
        </w:tc>
        <w:tc>
          <w:tcPr>
            <w:tcW w:w="923" w:type="dxa"/>
            <w:tcBorders>
              <w:left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574" w:author="Ji Haomin" w:date="2024-04-07T14:44:00Z"/>
                <w:rFonts w:hint="default" w:ascii="Myriad Pro" w:hAnsi="Myriad Pro" w:cs="Myriad Pro" w:eastAsiaTheme="minorEastAsia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Myriad Pro" w:hAnsi="Myriad Pro" w:cs="Myriad Pro"/>
                <w:sz w:val="18"/>
                <w:szCs w:val="18"/>
                <w:lang w:val="en-US" w:eastAsia="zh-CN"/>
              </w:rPr>
              <w:t>GPS</w:t>
            </w:r>
          </w:p>
        </w:tc>
        <w:tc>
          <w:tcPr>
            <w:tcW w:w="1120" w:type="dxa"/>
            <w:tcBorders>
              <w:left w:val="nil"/>
              <w:right w:val="nil"/>
            </w:tcBorders>
            <w:vAlign w:val="center"/>
          </w:tcPr>
          <w:p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ins w:id="575" w:author="Ji Haomin" w:date="2024-04-07T14:44:00Z"/>
                <w:rFonts w:hint="default" w:ascii="Myriad Pro" w:hAnsi="Myriad Pro" w:cs="Myriad Pro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Myriad Pro" w:hAnsi="Myriad Pro" w:cs="Myriad Pro" w:eastAsiaTheme="minorEastAsia"/>
                <w:sz w:val="18"/>
                <w:szCs w:val="18"/>
                <w:vertAlign w:val="baseline"/>
                <w:lang w:val="en-US" w:eastAsia="zh-CN"/>
              </w:rPr>
              <w:t>Wang et al., 2020</w:t>
            </w:r>
          </w:p>
        </w:tc>
      </w:tr>
    </w:tbl>
    <w:p>
      <w:pPr>
        <w:spacing w:line="480" w:lineRule="auto"/>
        <w:rPr>
          <w:rFonts w:hint="default" w:cs="Times New Roman"/>
          <w:lang w:val="en-US" w:eastAsia="zh-CN"/>
        </w:rPr>
      </w:pPr>
    </w:p>
    <w:p>
      <w:pPr>
        <w:spacing w:line="480" w:lineRule="auto"/>
        <w:jc w:val="center"/>
        <w:rPr>
          <w:ins w:id="576" w:author="Ji Haomin" w:date="2024-05-22T21:24:07Z"/>
          <w:rFonts w:hint="eastAsia" w:ascii="Myriad Pro" w:hAnsi="Myriad Pro"/>
          <w:b w:val="0"/>
          <w:bCs w:val="0"/>
          <w:sz w:val="22"/>
          <w:szCs w:val="22"/>
          <w:lang w:val="en-US" w:eastAsia="zh-CN"/>
        </w:rPr>
      </w:pPr>
      <w:r>
        <w:rPr>
          <w:rFonts w:ascii="Myriad Pro" w:hAnsi="Myriad Pro"/>
          <w:b/>
          <w:bCs/>
          <w:sz w:val="22"/>
          <w:szCs w:val="22"/>
        </w:rPr>
        <w:t>Table S</w:t>
      </w:r>
      <w:del w:id="577" w:author="Ji Haomin" w:date="2024-05-23T16:05:31Z">
        <w:r>
          <w:rPr>
            <w:rFonts w:hint="default" w:ascii="Myriad Pro" w:hAnsi="Myriad Pro" w:eastAsia="宋体"/>
            <w:b/>
            <w:bCs/>
            <w:sz w:val="22"/>
            <w:szCs w:val="22"/>
            <w:lang w:val="en-US" w:eastAsia="zh-CN"/>
          </w:rPr>
          <w:delText>3</w:delText>
        </w:r>
      </w:del>
      <w:ins w:id="578" w:author="Ji Haomin" w:date="2024-05-23T16:05:31Z">
        <w:r>
          <w:rPr>
            <w:rFonts w:hint="eastAsia" w:ascii="Myriad Pro" w:hAnsi="Myriad Pro" w:eastAsia="宋体"/>
            <w:b/>
            <w:bCs/>
            <w:sz w:val="22"/>
            <w:szCs w:val="22"/>
            <w:lang w:val="en-US" w:eastAsia="zh-CN"/>
          </w:rPr>
          <w:t>4</w:t>
        </w:r>
      </w:ins>
      <w:r>
        <w:rPr>
          <w:rFonts w:ascii="Myriad Pro" w:hAnsi="Myriad Pro"/>
          <w:b/>
          <w:bCs/>
          <w:sz w:val="22"/>
          <w:szCs w:val="22"/>
        </w:rPr>
        <w:t xml:space="preserve">. </w:t>
      </w:r>
      <w:r>
        <w:rPr>
          <w:rFonts w:hint="eastAsia" w:cs="Times New Roman"/>
          <w:sz w:val="21"/>
          <w:szCs w:val="21"/>
          <w:lang w:val="en-US" w:eastAsia="zh-CN"/>
        </w:rPr>
        <w:t xml:space="preserve"> </w:t>
      </w:r>
      <w:r>
        <w:rPr>
          <w:rFonts w:hint="eastAsia" w:ascii="Myriad Pro" w:hAnsi="Myriad Pro"/>
          <w:b w:val="0"/>
          <w:bCs w:val="0"/>
          <w:sz w:val="22"/>
          <w:szCs w:val="22"/>
          <w:lang w:val="en-US" w:eastAsia="zh-CN"/>
        </w:rPr>
        <w:t xml:space="preserve">The slip rate of </w:t>
      </w:r>
      <w:bookmarkStart w:id="6" w:name="OLE_LINK5"/>
      <w:r>
        <w:rPr>
          <w:rFonts w:hint="eastAsia" w:ascii="Myriad Pro" w:hAnsi="Myriad Pro"/>
          <w:b w:val="0"/>
          <w:bCs w:val="0"/>
          <w:sz w:val="22"/>
          <w:szCs w:val="22"/>
          <w:lang w:val="en-US" w:eastAsia="zh-CN"/>
        </w:rPr>
        <w:t>active faults in the Chuandian block</w:t>
      </w:r>
      <w:bookmarkEnd w:id="6"/>
      <w:r>
        <w:rPr>
          <w:rFonts w:hint="eastAsia" w:ascii="Myriad Pro" w:hAnsi="Myriad Pro"/>
          <w:b w:val="0"/>
          <w:bCs w:val="0"/>
          <w:sz w:val="22"/>
          <w:szCs w:val="22"/>
          <w:lang w:val="en-US" w:eastAsia="zh-CN"/>
        </w:rPr>
        <w:t xml:space="preserve"> revealed by the geo</w:t>
      </w:r>
      <w:del w:id="579" w:author="Ji Haomin" w:date="2024-04-06T10:09:10Z">
        <w:r>
          <w:rPr>
            <w:rFonts w:hint="default" w:ascii="Myriad Pro" w:hAnsi="Myriad Pro"/>
            <w:b w:val="0"/>
            <w:bCs w:val="0"/>
            <w:sz w:val="22"/>
            <w:szCs w:val="22"/>
            <w:lang w:val="en-US" w:eastAsia="zh-CN"/>
          </w:rPr>
          <w:delText>desy</w:delText>
        </w:r>
      </w:del>
      <w:ins w:id="580" w:author="Ji Haomin" w:date="2024-04-06T10:09:12Z">
        <w:r>
          <w:rPr>
            <w:rFonts w:hint="eastAsia" w:ascii="Myriad Pro" w:hAnsi="Myriad Pro"/>
            <w:b w:val="0"/>
            <w:bCs w:val="0"/>
            <w:sz w:val="22"/>
            <w:szCs w:val="22"/>
            <w:lang w:val="en-US" w:eastAsia="zh-CN"/>
          </w:rPr>
          <w:t xml:space="preserve">logical </w:t>
        </w:r>
      </w:ins>
      <w:ins w:id="581" w:author="Ji Haomin" w:date="2024-04-06T10:09:14Z">
        <w:r>
          <w:rPr>
            <w:rFonts w:hint="eastAsia" w:ascii="Myriad Pro" w:hAnsi="Myriad Pro"/>
            <w:b w:val="0"/>
            <w:bCs w:val="0"/>
            <w:sz w:val="22"/>
            <w:szCs w:val="22"/>
            <w:lang w:val="en-US" w:eastAsia="zh-CN"/>
          </w:rPr>
          <w:t>research</w:t>
        </w:r>
      </w:ins>
    </w:p>
    <w:p>
      <w:pPr>
        <w:spacing w:line="480" w:lineRule="auto"/>
        <w:jc w:val="both"/>
        <w:rPr>
          <w:del w:id="583" w:author="Ji Haomin" w:date="2024-05-23T16:05:10Z"/>
          <w:rFonts w:hint="default" w:ascii="Myriad Pro" w:hAnsi="Myriad Pro"/>
          <w:b w:val="0"/>
          <w:bCs w:val="0"/>
          <w:sz w:val="22"/>
          <w:szCs w:val="22"/>
          <w:lang w:val="en-US" w:eastAsia="zh-CN"/>
        </w:rPr>
        <w:pPrChange w:id="582" w:author="Ji Haomin" w:date="2024-05-23T16:04:54Z">
          <w:pPr>
            <w:spacing w:line="480" w:lineRule="auto"/>
            <w:jc w:val="center"/>
          </w:pPr>
        </w:pPrChange>
      </w:pPr>
    </w:p>
    <w:p>
      <w:pPr>
        <w:pStyle w:val="105"/>
        <w:rPr>
          <w:del w:id="584" w:author="Ji Haomin" w:date="2024-05-23T16:05:10Z"/>
          <w:rFonts w:ascii="Myriad Pro" w:hAnsi="Myriad Pro"/>
          <w:b/>
          <w:i/>
          <w:sz w:val="22"/>
          <w:szCs w:val="22"/>
        </w:rPr>
      </w:pPr>
      <w:del w:id="585" w:author="Ji Haomin" w:date="2024-05-23T16:05:10Z">
        <w:r>
          <w:rPr>
            <w:rFonts w:hint="default" w:ascii="Myriad Pro" w:hAnsi="Myriad Pro" w:cs="Myriad Pro"/>
            <w:b/>
            <w:bCs/>
            <w:sz w:val="18"/>
            <w:szCs w:val="18"/>
            <w:vertAlign w:val="baseline"/>
            <w:lang w:val="en-US" w:eastAsia="zh-CN"/>
          </w:rPr>
          <w:delText>EquationabCalculated magnitudeReference</w:delText>
        </w:r>
      </w:del>
    </w:p>
    <w:p>
      <w:pPr>
        <w:pStyle w:val="102"/>
        <w:rPr>
          <w:rFonts w:hint="eastAsia" w:ascii="Myriad Pro" w:hAnsi="Myriad Pro"/>
          <w:b w:val="0"/>
          <w:sz w:val="22"/>
          <w:szCs w:val="22"/>
        </w:rPr>
      </w:pPr>
      <w:r>
        <w:rPr>
          <w:rFonts w:ascii="Myriad Pro" w:hAnsi="Myriad Pro"/>
          <w:sz w:val="22"/>
          <w:szCs w:val="22"/>
        </w:rPr>
        <w:t xml:space="preserve">Data Set S1. </w:t>
      </w:r>
      <w:bookmarkStart w:id="7" w:name="OLE_LINK9"/>
      <w:r>
        <w:rPr>
          <w:rFonts w:hint="eastAsia" w:ascii="Myriad Pro" w:hAnsi="Myriad Pro"/>
          <w:b w:val="0"/>
          <w:sz w:val="22"/>
          <w:szCs w:val="22"/>
        </w:rPr>
        <w:t>A kmz file of the mapped fault trace based on the LiDAR-DEM</w:t>
      </w:r>
      <w:bookmarkEnd w:id="7"/>
      <w:r>
        <w:rPr>
          <w:rFonts w:hint="eastAsia" w:ascii="Myriad Pro" w:hAnsi="Myriad Pro"/>
          <w:b w:val="0"/>
          <w:sz w:val="22"/>
          <w:szCs w:val="22"/>
        </w:rPr>
        <w:t>.</w:t>
      </w:r>
    </w:p>
    <w:p>
      <w:pPr>
        <w:pStyle w:val="102"/>
        <w:rPr>
          <w:rFonts w:hint="eastAsia" w:ascii="Myriad Pro" w:hAnsi="Myriad Pro"/>
          <w:b/>
          <w:bCs w:val="0"/>
          <w:sz w:val="22"/>
          <w:szCs w:val="22"/>
        </w:rPr>
      </w:pPr>
      <w:r>
        <w:rPr>
          <w:rFonts w:hint="eastAsia" w:ascii="Myriad Pro" w:hAnsi="Myriad Pro"/>
          <w:b/>
          <w:bCs w:val="0"/>
          <w:sz w:val="22"/>
          <w:szCs w:val="22"/>
        </w:rPr>
        <w:t>References From the Supporting Information</w:t>
      </w:r>
    </w:p>
    <w:p>
      <w:pPr>
        <w:pStyle w:val="102"/>
        <w:ind w:left="880" w:hanging="880" w:hangingChars="400"/>
        <w:rPr>
          <w:ins w:id="587" w:author="Ji Haomin" w:date="2024-05-09T10:50:16Z"/>
          <w:rFonts w:hint="eastAsia" w:ascii="Myriad Pro" w:hAnsi="Myriad Pro"/>
          <w:b w:val="0"/>
          <w:sz w:val="22"/>
          <w:szCs w:val="22"/>
          <w:rPrChange w:id="588" w:author="Ji Haomin" w:date="2024-05-09T10:50:16Z">
            <w:rPr>
              <w:ins w:id="589" w:author="Ji Haomin" w:date="2024-05-09T10:50:16Z"/>
              <w:rFonts w:hint="eastAsia"/>
            </w:rPr>
          </w:rPrChange>
        </w:rPr>
        <w:pPrChange w:id="586" w:author="Ji Haomin" w:date="2024-04-07T15:53:15Z">
          <w:pPr>
            <w:pStyle w:val="102"/>
            <w:ind w:left="440" w:hanging="440" w:hangingChars="200"/>
          </w:pPr>
        </w:pPrChange>
      </w:pPr>
      <w:ins w:id="590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591" w:author="Ji Haomin" w:date="2024-05-09T10:50:16Z">
              <w:rPr>
                <w:rFonts w:hint="eastAsia"/>
              </w:rPr>
            </w:rPrChange>
          </w:rPr>
          <w:t xml:space="preserve">Bai, M., Chevalier, M., Pan, J., Replumaz, A., Leloup, P. H., Métois, M., et al. (2018). Southeastward increase of the late Quaternary slip-rate of the Xianshuihe fault, eastern Tibet. Geodynamic and seismic hazard implications. </w:t>
        </w:r>
      </w:ins>
      <w:ins w:id="592" w:author="Ji Haomin" w:date="2024-05-09T10:50:16Z">
        <w:r>
          <w:rPr>
            <w:rFonts w:hint="eastAsia" w:ascii="Myriad Pro" w:hAnsi="Myriad Pro"/>
            <w:b w:val="0"/>
            <w:i/>
            <w:iCs/>
            <w:sz w:val="22"/>
            <w:szCs w:val="22"/>
            <w:rPrChange w:id="593" w:author="Ji Haomin" w:date="2024-05-09T10:50:33Z">
              <w:rPr>
                <w:rFonts w:hint="eastAsia"/>
              </w:rPr>
            </w:rPrChange>
          </w:rPr>
          <w:t>Earth and Planetary Science Letters</w:t>
        </w:r>
      </w:ins>
      <w:ins w:id="594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595" w:author="Ji Haomin" w:date="2024-05-09T10:50:16Z">
              <w:rPr>
                <w:rFonts w:hint="eastAsia"/>
              </w:rPr>
            </w:rPrChange>
          </w:rPr>
          <w:t>, 485, 19–31. https://doi.org/10.1016/j.epsl.2017.12.045</w:t>
        </w:r>
      </w:ins>
    </w:p>
    <w:p>
      <w:pPr>
        <w:pStyle w:val="102"/>
        <w:ind w:left="880" w:hanging="880" w:hangingChars="400"/>
        <w:rPr>
          <w:ins w:id="597" w:author="Ji Haomin" w:date="2024-05-09T10:50:16Z"/>
          <w:rFonts w:hint="eastAsia" w:ascii="Myriad Pro" w:hAnsi="Myriad Pro"/>
          <w:b w:val="0"/>
          <w:sz w:val="22"/>
          <w:szCs w:val="22"/>
          <w:rPrChange w:id="598" w:author="Ji Haomin" w:date="2024-05-09T10:50:16Z">
            <w:rPr>
              <w:ins w:id="599" w:author="Ji Haomin" w:date="2024-05-09T10:50:16Z"/>
              <w:rFonts w:hint="eastAsia"/>
            </w:rPr>
          </w:rPrChange>
        </w:rPr>
        <w:pPrChange w:id="596" w:author="Ji Haomin" w:date="2024-04-07T15:53:15Z">
          <w:pPr>
            <w:pStyle w:val="102"/>
            <w:ind w:left="440" w:hanging="440" w:hangingChars="200"/>
          </w:pPr>
        </w:pPrChange>
      </w:pPr>
      <w:ins w:id="600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601" w:author="Ji Haomin" w:date="2024-05-09T10:50:16Z">
              <w:rPr>
                <w:rFonts w:hint="eastAsia"/>
              </w:rPr>
            </w:rPrChange>
          </w:rPr>
          <w:t xml:space="preserve">Bai, M., Chevalier, M., Leloup, P., Li H., Pan J., Replumaz, A., et al. (2021). Spatial slip rate distribution along the SE Xianshuihe fault, eastern Tibet, and earthquake hazard assessment. </w:t>
        </w:r>
      </w:ins>
      <w:ins w:id="602" w:author="Ji Haomin" w:date="2024-05-09T10:50:16Z">
        <w:r>
          <w:rPr>
            <w:rFonts w:hint="eastAsia" w:ascii="Myriad Pro" w:hAnsi="Myriad Pro"/>
            <w:b w:val="0"/>
            <w:i/>
            <w:iCs/>
            <w:sz w:val="22"/>
            <w:szCs w:val="22"/>
            <w:rPrChange w:id="603" w:author="Ji Haomin" w:date="2024-05-09T10:50:36Z">
              <w:rPr>
                <w:rFonts w:hint="eastAsia"/>
              </w:rPr>
            </w:rPrChange>
          </w:rPr>
          <w:t>Tectonics</w:t>
        </w:r>
      </w:ins>
      <w:ins w:id="604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605" w:author="Ji Haomin" w:date="2024-05-09T10:50:16Z">
              <w:rPr>
                <w:rFonts w:hint="eastAsia"/>
              </w:rPr>
            </w:rPrChange>
          </w:rPr>
          <w:t>, 40, e2021TC006985. https://doi.org/10.1029/2021TC006985</w:t>
        </w:r>
      </w:ins>
    </w:p>
    <w:p>
      <w:pPr>
        <w:pStyle w:val="102"/>
        <w:ind w:left="880" w:hanging="880" w:hangingChars="400"/>
        <w:rPr>
          <w:ins w:id="607" w:author="Ji Haomin" w:date="2024-05-09T10:50:16Z"/>
          <w:rFonts w:hint="eastAsia" w:ascii="Myriad Pro" w:hAnsi="Myriad Pro"/>
          <w:b w:val="0"/>
          <w:sz w:val="22"/>
          <w:szCs w:val="22"/>
          <w:rPrChange w:id="608" w:author="Ji Haomin" w:date="2024-05-09T10:50:16Z">
            <w:rPr>
              <w:ins w:id="609" w:author="Ji Haomin" w:date="2024-05-09T10:50:16Z"/>
              <w:rFonts w:hint="eastAsia"/>
            </w:rPr>
          </w:rPrChange>
        </w:rPr>
        <w:pPrChange w:id="606" w:author="Ji Haomin" w:date="2024-04-07T15:53:15Z">
          <w:pPr>
            <w:pStyle w:val="102"/>
            <w:ind w:left="440" w:hanging="440" w:hangingChars="200"/>
          </w:pPr>
        </w:pPrChange>
      </w:pPr>
      <w:ins w:id="610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611" w:author="Ji Haomin" w:date="2024-05-09T10:50:16Z">
              <w:rPr>
                <w:rFonts w:hint="eastAsia"/>
              </w:rPr>
            </w:rPrChange>
          </w:rPr>
          <w:t xml:space="preserve">Chang, Z. F., Chang, H., Li, J. L., Hou, J. X., Song, Z. F., &amp; Mao, D. P. (2015). Late Quaternary activity of the Chuxiong-Nanhua fault and the 1680 Chuxiong M63/4 earthquake. </w:t>
        </w:r>
      </w:ins>
      <w:ins w:id="612" w:author="Ji Haomin" w:date="2024-05-09T10:50:16Z">
        <w:r>
          <w:rPr>
            <w:rFonts w:hint="eastAsia" w:ascii="Myriad Pro" w:hAnsi="Myriad Pro"/>
            <w:b w:val="0"/>
            <w:i/>
            <w:iCs/>
            <w:sz w:val="22"/>
            <w:szCs w:val="22"/>
            <w:rPrChange w:id="613" w:author="Ji Haomin" w:date="2024-05-09T10:50:40Z">
              <w:rPr>
                <w:rFonts w:hint="eastAsia"/>
              </w:rPr>
            </w:rPrChange>
          </w:rPr>
          <w:t>Earthquake Research in China</w:t>
        </w:r>
      </w:ins>
      <w:ins w:id="614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615" w:author="Ji Haomin" w:date="2024-05-09T10:50:16Z">
              <w:rPr>
                <w:rFonts w:hint="eastAsia"/>
              </w:rPr>
            </w:rPrChange>
          </w:rPr>
          <w:t>, 31(03), 492-500 (in Chinese with English Abstract).</w:t>
        </w:r>
      </w:ins>
    </w:p>
    <w:p>
      <w:pPr>
        <w:pStyle w:val="102"/>
        <w:ind w:left="880" w:hanging="880" w:hangingChars="400"/>
        <w:rPr>
          <w:ins w:id="617" w:author="Ji Haomin" w:date="2024-05-09T10:50:16Z"/>
          <w:rFonts w:hint="eastAsia" w:ascii="Myriad Pro" w:hAnsi="Myriad Pro"/>
          <w:b w:val="0"/>
          <w:sz w:val="22"/>
          <w:szCs w:val="22"/>
          <w:rPrChange w:id="618" w:author="Ji Haomin" w:date="2024-05-09T10:50:16Z">
            <w:rPr>
              <w:ins w:id="619" w:author="Ji Haomin" w:date="2024-05-09T10:50:16Z"/>
              <w:rFonts w:hint="eastAsia"/>
            </w:rPr>
          </w:rPrChange>
        </w:rPr>
        <w:pPrChange w:id="616" w:author="Ji Haomin" w:date="2024-04-07T15:53:15Z">
          <w:pPr>
            <w:pStyle w:val="102"/>
            <w:ind w:left="440" w:hanging="440" w:hangingChars="200"/>
          </w:pPr>
        </w:pPrChange>
      </w:pPr>
      <w:ins w:id="620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621" w:author="Ji Haomin" w:date="2024-05-09T10:50:16Z">
              <w:rPr>
                <w:rFonts w:hint="eastAsia"/>
              </w:rPr>
            </w:rPrChange>
          </w:rPr>
          <w:t xml:space="preserve">Chen, G., Xu, X., Wen, X., &amp; Chen, Y. G. (2016). Late Quaternary slip-rates and slip-partitioning on the southeastern Xianshuihe fault system, Eastern Tibetan Plateau. </w:t>
        </w:r>
      </w:ins>
      <w:ins w:id="622" w:author="Ji Haomin" w:date="2024-05-09T10:50:16Z">
        <w:r>
          <w:rPr>
            <w:rFonts w:hint="eastAsia" w:ascii="Myriad Pro" w:hAnsi="Myriad Pro"/>
            <w:b w:val="0"/>
            <w:i/>
            <w:iCs/>
            <w:sz w:val="22"/>
            <w:szCs w:val="22"/>
            <w:rPrChange w:id="623" w:author="Ji Haomin" w:date="2024-05-09T10:50:43Z">
              <w:rPr>
                <w:rFonts w:hint="eastAsia"/>
              </w:rPr>
            </w:rPrChange>
          </w:rPr>
          <w:t>Acta Geologica Sinica (English edition)</w:t>
        </w:r>
      </w:ins>
      <w:ins w:id="624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625" w:author="Ji Haomin" w:date="2024-05-09T10:50:16Z">
              <w:rPr>
                <w:rFonts w:hint="eastAsia"/>
              </w:rPr>
            </w:rPrChange>
          </w:rPr>
          <w:t>, 90, 537–554.  https://doi.org/10.1111/1755-6724.12689.</w:t>
        </w:r>
      </w:ins>
    </w:p>
    <w:p>
      <w:pPr>
        <w:pStyle w:val="102"/>
        <w:ind w:left="880" w:hanging="880" w:hangingChars="400"/>
        <w:rPr>
          <w:ins w:id="627" w:author="Ji Haomin" w:date="2024-05-23T17:08:54Z"/>
          <w:rFonts w:hint="eastAsia" w:ascii="Myriad Pro" w:hAnsi="Myriad Pro"/>
          <w:b w:val="0"/>
          <w:sz w:val="22"/>
          <w:szCs w:val="22"/>
          <w:rPrChange w:id="628" w:author="Ji Haomin" w:date="2024-05-23T17:08:54Z">
            <w:rPr>
              <w:ins w:id="629" w:author="Ji Haomin" w:date="2024-05-23T17:08:54Z"/>
              <w:rFonts w:hint="eastAsia"/>
            </w:rPr>
          </w:rPrChange>
        </w:rPr>
        <w:pPrChange w:id="626" w:author="Ji Haomin" w:date="2024-04-07T15:53:15Z">
          <w:pPr>
            <w:pStyle w:val="102"/>
            <w:ind w:left="440" w:hanging="440" w:hangingChars="200"/>
          </w:pPr>
        </w:pPrChange>
      </w:pPr>
      <w:ins w:id="630" w:author="Ji Haomin" w:date="2024-05-23T17:08:54Z">
        <w:r>
          <w:rPr>
            <w:rFonts w:hint="eastAsia" w:ascii="Myriad Pro" w:hAnsi="Myriad Pro"/>
            <w:b w:val="0"/>
            <w:sz w:val="22"/>
            <w:szCs w:val="22"/>
            <w:rPrChange w:id="631" w:author="Ji Haomin" w:date="2024-05-23T17:08:54Z">
              <w:rPr>
                <w:rFonts w:hint="eastAsia"/>
              </w:rPr>
            </w:rPrChange>
          </w:rPr>
          <w:t>Deng, Q. D., Yu, G. H., &amp; Ye, W. H. (1992). “Study on the Relations between Parameters of Surface Rupture and Magnitude,”. Research on Active Fault (2) in Institute of Geology (Beijing: Seismological Press), 247-264. (in Chinese with English abstract).</w:t>
        </w:r>
      </w:ins>
    </w:p>
    <w:p>
      <w:pPr>
        <w:pStyle w:val="102"/>
        <w:ind w:left="880" w:hanging="880" w:hangingChars="400"/>
        <w:rPr>
          <w:ins w:id="634" w:author="Ji Haomin" w:date="2024-05-09T10:50:16Z"/>
          <w:rFonts w:hint="eastAsia" w:ascii="Myriad Pro" w:hAnsi="Myriad Pro"/>
          <w:b w:val="0"/>
          <w:sz w:val="22"/>
          <w:szCs w:val="22"/>
          <w:rPrChange w:id="635" w:author="Ji Haomin" w:date="2024-05-09T10:50:16Z">
            <w:rPr>
              <w:ins w:id="636" w:author="Ji Haomin" w:date="2024-05-09T10:50:16Z"/>
              <w:rFonts w:hint="eastAsia"/>
            </w:rPr>
          </w:rPrChange>
        </w:rPr>
        <w:pPrChange w:id="633" w:author="Ji Haomin" w:date="2024-04-07T15:53:15Z">
          <w:pPr>
            <w:pStyle w:val="102"/>
            <w:ind w:left="440" w:hanging="440" w:hangingChars="200"/>
          </w:pPr>
        </w:pPrChange>
      </w:pPr>
      <w:ins w:id="637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638" w:author="Ji Haomin" w:date="2024-05-09T10:50:16Z">
              <w:rPr>
                <w:rFonts w:hint="eastAsia"/>
              </w:rPr>
            </w:rPrChange>
          </w:rPr>
          <w:t xml:space="preserve">Gan, W., Zhang, P., Shen, Z., Niu, Z., Wang, M., Wan, Y., et al. (2007). Present-day crustal motion within the Tibetan Plateau inferred from GPS measurements. </w:t>
        </w:r>
      </w:ins>
      <w:ins w:id="639" w:author="Ji Haomin" w:date="2024-05-09T10:50:16Z">
        <w:r>
          <w:rPr>
            <w:rFonts w:hint="eastAsia" w:ascii="Myriad Pro" w:hAnsi="Myriad Pro"/>
            <w:b w:val="0"/>
            <w:i/>
            <w:iCs/>
            <w:sz w:val="22"/>
            <w:szCs w:val="22"/>
            <w:rPrChange w:id="640" w:author="Ji Haomin" w:date="2024-05-09T10:50:48Z">
              <w:rPr>
                <w:rFonts w:hint="eastAsia"/>
              </w:rPr>
            </w:rPrChange>
          </w:rPr>
          <w:t>Journal of Geophysical Research</w:t>
        </w:r>
      </w:ins>
      <w:ins w:id="641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642" w:author="Ji Haomin" w:date="2024-05-09T10:50:16Z">
              <w:rPr>
                <w:rFonts w:hint="eastAsia"/>
              </w:rPr>
            </w:rPrChange>
          </w:rPr>
          <w:t>, 112, B08416. https://doi.org/10.1029/2005JB004120</w:t>
        </w:r>
      </w:ins>
    </w:p>
    <w:p>
      <w:pPr>
        <w:pStyle w:val="102"/>
        <w:ind w:left="880" w:hanging="880" w:hangingChars="400"/>
        <w:rPr>
          <w:ins w:id="644" w:author="Ji Haomin" w:date="2024-05-09T10:50:16Z"/>
          <w:rFonts w:hint="eastAsia" w:ascii="Myriad Pro" w:hAnsi="Myriad Pro"/>
          <w:b w:val="0"/>
          <w:sz w:val="22"/>
          <w:szCs w:val="22"/>
          <w:rPrChange w:id="645" w:author="Ji Haomin" w:date="2024-05-09T10:50:16Z">
            <w:rPr>
              <w:ins w:id="646" w:author="Ji Haomin" w:date="2024-05-09T10:50:16Z"/>
              <w:rFonts w:hint="eastAsia"/>
            </w:rPr>
          </w:rPrChange>
        </w:rPr>
        <w:pPrChange w:id="643" w:author="Ji Haomin" w:date="2024-04-07T15:53:15Z">
          <w:pPr>
            <w:pStyle w:val="102"/>
            <w:ind w:left="440" w:hanging="440" w:hangingChars="200"/>
          </w:pPr>
        </w:pPrChange>
      </w:pPr>
      <w:ins w:id="647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648" w:author="Ji Haomin" w:date="2024-05-09T10:50:16Z">
              <w:rPr>
                <w:rFonts w:hint="eastAsia"/>
              </w:rPr>
            </w:rPrChange>
          </w:rPr>
          <w:t xml:space="preserve">Gao, Y., Ding, R., Zhang, S., &amp; Ren, J. (2019). Slip Rate of Lijiang-Xiaojinhe Fault in the Holocene. </w:t>
        </w:r>
      </w:ins>
      <w:ins w:id="649" w:author="Ji Haomin" w:date="2024-05-09T10:50:16Z">
        <w:r>
          <w:rPr>
            <w:rFonts w:hint="eastAsia" w:ascii="Myriad Pro" w:hAnsi="Myriad Pro"/>
            <w:b w:val="0"/>
            <w:i/>
            <w:iCs/>
            <w:sz w:val="22"/>
            <w:szCs w:val="22"/>
            <w:rPrChange w:id="650" w:author="Ji Haomin" w:date="2024-05-09T10:50:54Z">
              <w:rPr>
                <w:rFonts w:hint="eastAsia"/>
              </w:rPr>
            </w:rPrChange>
          </w:rPr>
          <w:t>Technology for Earthquake Disaster Prevention</w:t>
        </w:r>
      </w:ins>
      <w:ins w:id="651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652" w:author="Ji Haomin" w:date="2024-05-09T10:50:16Z">
              <w:rPr>
                <w:rFonts w:hint="eastAsia"/>
              </w:rPr>
            </w:rPrChange>
          </w:rPr>
          <w:t>, (03), 617-627 (in Chinese with English abstract).</w:t>
        </w:r>
      </w:ins>
    </w:p>
    <w:p>
      <w:pPr>
        <w:pStyle w:val="102"/>
        <w:ind w:left="880" w:hanging="880" w:hangingChars="400"/>
        <w:rPr>
          <w:ins w:id="654" w:author="Ji Haomin" w:date="2024-05-09T10:50:16Z"/>
          <w:rFonts w:hint="eastAsia" w:ascii="Myriad Pro" w:hAnsi="Myriad Pro"/>
          <w:b w:val="0"/>
          <w:sz w:val="22"/>
          <w:szCs w:val="22"/>
          <w:rPrChange w:id="655" w:author="Ji Haomin" w:date="2024-05-09T10:50:16Z">
            <w:rPr>
              <w:ins w:id="656" w:author="Ji Haomin" w:date="2024-05-09T10:50:16Z"/>
              <w:rFonts w:hint="eastAsia"/>
            </w:rPr>
          </w:rPrChange>
        </w:rPr>
        <w:pPrChange w:id="653" w:author="Ji Haomin" w:date="2024-04-07T15:53:15Z">
          <w:pPr>
            <w:pStyle w:val="102"/>
            <w:ind w:left="440" w:hanging="440" w:hangingChars="200"/>
          </w:pPr>
        </w:pPrChange>
      </w:pPr>
      <w:ins w:id="657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658" w:author="Ji Haomin" w:date="2024-05-09T10:50:16Z">
              <w:rPr>
                <w:rFonts w:hint="eastAsia"/>
              </w:rPr>
            </w:rPrChange>
          </w:rPr>
          <w:t xml:space="preserve">He, H., &amp; Oguchi, T. (2008). Late Quaternary activity of the Zemuhe and Xiaojiang Faults in southwest China from geomorphological mapping. </w:t>
        </w:r>
      </w:ins>
      <w:ins w:id="659" w:author="Ji Haomin" w:date="2024-05-09T10:50:16Z">
        <w:r>
          <w:rPr>
            <w:rFonts w:hint="eastAsia" w:ascii="Myriad Pro" w:hAnsi="Myriad Pro"/>
            <w:b w:val="0"/>
            <w:i/>
            <w:iCs/>
            <w:sz w:val="22"/>
            <w:szCs w:val="22"/>
            <w:rPrChange w:id="660" w:author="Ji Haomin" w:date="2024-05-09T10:50:57Z">
              <w:rPr>
                <w:rFonts w:hint="eastAsia"/>
              </w:rPr>
            </w:rPrChange>
          </w:rPr>
          <w:t>Geomorphology</w:t>
        </w:r>
      </w:ins>
      <w:ins w:id="661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662" w:author="Ji Haomin" w:date="2024-05-09T10:50:16Z">
              <w:rPr>
                <w:rFonts w:hint="eastAsia"/>
              </w:rPr>
            </w:rPrChange>
          </w:rPr>
          <w:t>, 96(1-2), 62–85. https://doi.org/10.1016/j.geomorph.2007.07.009.</w:t>
        </w:r>
      </w:ins>
    </w:p>
    <w:p>
      <w:pPr>
        <w:pStyle w:val="102"/>
        <w:ind w:left="880" w:hanging="880" w:hangingChars="400"/>
        <w:rPr>
          <w:ins w:id="664" w:author="Ji Haomin" w:date="2024-05-09T10:50:16Z"/>
          <w:rFonts w:hint="eastAsia" w:ascii="Myriad Pro" w:hAnsi="Myriad Pro"/>
          <w:b w:val="0"/>
          <w:sz w:val="22"/>
          <w:szCs w:val="22"/>
          <w:rPrChange w:id="665" w:author="Ji Haomin" w:date="2024-05-09T10:50:16Z">
            <w:rPr>
              <w:ins w:id="666" w:author="Ji Haomin" w:date="2024-05-09T10:50:16Z"/>
              <w:rFonts w:hint="eastAsia"/>
            </w:rPr>
          </w:rPrChange>
        </w:rPr>
        <w:pPrChange w:id="663" w:author="Ji Haomin" w:date="2024-04-07T15:53:15Z">
          <w:pPr>
            <w:pStyle w:val="102"/>
            <w:ind w:left="440" w:hanging="440" w:hangingChars="200"/>
          </w:pPr>
        </w:pPrChange>
      </w:pPr>
      <w:ins w:id="667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668" w:author="Ji Haomin" w:date="2024-05-09T10:50:16Z">
              <w:rPr>
                <w:rFonts w:hint="eastAsia"/>
              </w:rPr>
            </w:rPrChange>
          </w:rPr>
          <w:t xml:space="preserve">Hu, M., Wu, Z., Li, J., Zhang, K., Reicherter, K. R., &amp; Bi, W. (2021). Late Quaternary left-lateral strike slip rate along the Anninghe-Zemuhe Section of the Xianshuihe-Xiaojiang Fault System and its implication to the clockwise block rotation of the SE margin of the Tibetan Plateau. </w:t>
        </w:r>
      </w:ins>
      <w:ins w:id="669" w:author="Ji Haomin" w:date="2024-05-09T10:50:16Z">
        <w:r>
          <w:rPr>
            <w:rFonts w:hint="eastAsia" w:ascii="Myriad Pro" w:hAnsi="Myriad Pro"/>
            <w:b w:val="0"/>
            <w:i/>
            <w:iCs/>
            <w:sz w:val="22"/>
            <w:szCs w:val="22"/>
            <w:rPrChange w:id="670" w:author="Ji Haomin" w:date="2024-05-09T10:51:01Z">
              <w:rPr>
                <w:rFonts w:hint="eastAsia"/>
              </w:rPr>
            </w:rPrChange>
          </w:rPr>
          <w:t>Geochemistry, Geophysics, Geosystems</w:t>
        </w:r>
      </w:ins>
      <w:ins w:id="671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672" w:author="Ji Haomin" w:date="2024-05-09T10:50:16Z">
              <w:rPr>
                <w:rFonts w:hint="eastAsia"/>
              </w:rPr>
            </w:rPrChange>
          </w:rPr>
          <w:t>, https://doi.org/10.1002/essoar.10505860.2.</w:t>
        </w:r>
      </w:ins>
    </w:p>
    <w:p>
      <w:pPr>
        <w:pStyle w:val="102"/>
        <w:ind w:left="880" w:hanging="880" w:hangingChars="400"/>
        <w:rPr>
          <w:ins w:id="674" w:author="Ji Haomin" w:date="2024-05-09T10:50:16Z"/>
          <w:rFonts w:hint="eastAsia" w:ascii="Myriad Pro" w:hAnsi="Myriad Pro"/>
          <w:b w:val="0"/>
          <w:sz w:val="22"/>
          <w:szCs w:val="22"/>
          <w:rPrChange w:id="675" w:author="Ji Haomin" w:date="2024-05-09T10:50:16Z">
            <w:rPr>
              <w:ins w:id="676" w:author="Ji Haomin" w:date="2024-05-09T10:50:16Z"/>
              <w:rFonts w:hint="eastAsia"/>
            </w:rPr>
          </w:rPrChange>
        </w:rPr>
        <w:pPrChange w:id="673" w:author="Ji Haomin" w:date="2024-04-07T15:53:15Z">
          <w:pPr>
            <w:pStyle w:val="102"/>
            <w:ind w:left="440" w:hanging="440" w:hangingChars="200"/>
          </w:pPr>
        </w:pPrChange>
      </w:pPr>
      <w:ins w:id="677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678" w:author="Ji Haomin" w:date="2024-05-09T10:50:16Z">
              <w:rPr>
                <w:rFonts w:hint="eastAsia"/>
              </w:rPr>
            </w:rPrChange>
          </w:rPr>
          <w:t>Institute of Geology, State Seismological Administration and Yunnan Seismological Administration (IGSYSA). 1990. Active fault in northwest Yunnan province. Seismological Press. (in Chinese)</w:t>
        </w:r>
      </w:ins>
    </w:p>
    <w:p>
      <w:pPr>
        <w:pStyle w:val="102"/>
        <w:ind w:left="880" w:hanging="880" w:hangingChars="400"/>
        <w:rPr>
          <w:ins w:id="680" w:author="Ji Haomin" w:date="2024-05-09T10:50:16Z"/>
          <w:rFonts w:hint="eastAsia" w:ascii="Myriad Pro" w:hAnsi="Myriad Pro"/>
          <w:b w:val="0"/>
          <w:sz w:val="22"/>
          <w:szCs w:val="22"/>
          <w:rPrChange w:id="681" w:author="Ji Haomin" w:date="2024-05-09T10:50:16Z">
            <w:rPr>
              <w:ins w:id="682" w:author="Ji Haomin" w:date="2024-05-09T10:50:16Z"/>
              <w:rFonts w:hint="eastAsia"/>
            </w:rPr>
          </w:rPrChange>
        </w:rPr>
        <w:pPrChange w:id="679" w:author="Ji Haomin" w:date="2024-04-07T15:53:15Z">
          <w:pPr>
            <w:pStyle w:val="102"/>
            <w:ind w:left="440" w:hanging="440" w:hangingChars="200"/>
          </w:pPr>
        </w:pPrChange>
      </w:pPr>
      <w:ins w:id="683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684" w:author="Ji Haomin" w:date="2024-05-09T10:50:16Z">
              <w:rPr>
                <w:rFonts w:hint="eastAsia"/>
              </w:rPr>
            </w:rPrChange>
          </w:rPr>
          <w:t xml:space="preserve">Jiang, G., Xu, X., Chen, G., Liu, Y., Fukahata, Y., Wang, H., et al. (2015). Geodetic imaging of potential seismogenic asperities on the Xianshuihe-Anninghe-Zemuhe fault system, southwest China, with a new 3-D viscoelastic interseismic coupling model. </w:t>
        </w:r>
      </w:ins>
      <w:ins w:id="685" w:author="Ji Haomin" w:date="2024-05-09T10:50:16Z">
        <w:r>
          <w:rPr>
            <w:rFonts w:hint="eastAsia" w:ascii="Myriad Pro" w:hAnsi="Myriad Pro"/>
            <w:b w:val="0"/>
            <w:i/>
            <w:iCs/>
            <w:sz w:val="22"/>
            <w:szCs w:val="22"/>
            <w:rPrChange w:id="686" w:author="Ji Haomin" w:date="2024-05-09T10:51:10Z">
              <w:rPr>
                <w:rFonts w:hint="eastAsia"/>
              </w:rPr>
            </w:rPrChange>
          </w:rPr>
          <w:t>Journal of Geophysical Research: Solid Earth</w:t>
        </w:r>
      </w:ins>
      <w:ins w:id="687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688" w:author="Ji Haomin" w:date="2024-05-09T10:50:16Z">
              <w:rPr>
                <w:rFonts w:hint="eastAsia"/>
              </w:rPr>
            </w:rPrChange>
          </w:rPr>
          <w:t>, 120, 1855–1873. https://doi.org/10.1002/2014JB011492</w:t>
        </w:r>
      </w:ins>
    </w:p>
    <w:p>
      <w:pPr>
        <w:pStyle w:val="102"/>
        <w:ind w:left="880" w:hanging="880" w:hangingChars="400"/>
        <w:rPr>
          <w:ins w:id="690" w:author="Ji Haomin" w:date="2024-05-09T10:50:16Z"/>
          <w:rFonts w:hint="eastAsia" w:ascii="Myriad Pro" w:hAnsi="Myriad Pro"/>
          <w:b w:val="0"/>
          <w:sz w:val="22"/>
          <w:szCs w:val="22"/>
          <w:rPrChange w:id="691" w:author="Ji Haomin" w:date="2024-05-09T10:50:16Z">
            <w:rPr>
              <w:ins w:id="692" w:author="Ji Haomin" w:date="2024-05-09T10:50:16Z"/>
              <w:rFonts w:hint="eastAsia"/>
            </w:rPr>
          </w:rPrChange>
        </w:rPr>
        <w:pPrChange w:id="689" w:author="Ji Haomin" w:date="2024-04-07T15:53:15Z">
          <w:pPr>
            <w:pStyle w:val="102"/>
            <w:ind w:left="440" w:hanging="440" w:hangingChars="200"/>
          </w:pPr>
        </w:pPrChange>
      </w:pPr>
      <w:ins w:id="693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694" w:author="Ji Haomin" w:date="2024-05-09T10:50:16Z">
              <w:rPr>
                <w:rFonts w:hint="eastAsia"/>
              </w:rPr>
            </w:rPrChange>
          </w:rPr>
          <w:t xml:space="preserve">Ji, L., Zhang, W., Liu, C., Zhu, L., Xu, J., &amp; Xu, X. (2020). Characterizing interseismic deformation of the Xianshuihe fault, eastern Tibetan Plateau, using Sentinel-1 SAR images. </w:t>
        </w:r>
      </w:ins>
      <w:ins w:id="695" w:author="Ji Haomin" w:date="2024-05-09T10:50:16Z">
        <w:r>
          <w:rPr>
            <w:rFonts w:hint="eastAsia" w:ascii="Myriad Pro" w:hAnsi="Myriad Pro"/>
            <w:b w:val="0"/>
            <w:i/>
            <w:iCs/>
            <w:sz w:val="22"/>
            <w:szCs w:val="22"/>
            <w:rPrChange w:id="696" w:author="Ji Haomin" w:date="2024-05-09T10:51:13Z">
              <w:rPr>
                <w:rFonts w:hint="eastAsia"/>
              </w:rPr>
            </w:rPrChange>
          </w:rPr>
          <w:t>Advances in Space Research</w:t>
        </w:r>
      </w:ins>
      <w:ins w:id="697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698" w:author="Ji Haomin" w:date="2024-05-09T10:50:16Z">
              <w:rPr>
                <w:rFonts w:hint="eastAsia"/>
              </w:rPr>
            </w:rPrChange>
          </w:rPr>
          <w:t>, 66, 378–394. https://doi.org/10.1016/j.asr.2020.03.043</w:t>
        </w:r>
      </w:ins>
    </w:p>
    <w:p>
      <w:pPr>
        <w:pStyle w:val="102"/>
        <w:ind w:left="880" w:hanging="880" w:hangingChars="400"/>
        <w:rPr>
          <w:ins w:id="700" w:author="Ji Haomin" w:date="2024-05-09T10:50:16Z"/>
          <w:rFonts w:hint="eastAsia" w:ascii="Myriad Pro" w:hAnsi="Myriad Pro"/>
          <w:b w:val="0"/>
          <w:sz w:val="22"/>
          <w:szCs w:val="22"/>
          <w:rPrChange w:id="701" w:author="Ji Haomin" w:date="2024-05-09T10:50:16Z">
            <w:rPr>
              <w:ins w:id="702" w:author="Ji Haomin" w:date="2024-05-09T10:50:16Z"/>
              <w:rFonts w:hint="eastAsia"/>
            </w:rPr>
          </w:rPrChange>
        </w:rPr>
        <w:pPrChange w:id="699" w:author="Ji Haomin" w:date="2024-04-07T15:53:15Z">
          <w:pPr>
            <w:pStyle w:val="102"/>
            <w:ind w:left="440" w:hanging="440" w:hangingChars="200"/>
          </w:pPr>
        </w:pPrChange>
      </w:pPr>
      <w:ins w:id="703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704" w:author="Ji Haomin" w:date="2024-05-09T10:50:16Z">
              <w:rPr>
                <w:rFonts w:hint="eastAsia"/>
              </w:rPr>
            </w:rPrChange>
          </w:rPr>
          <w:t xml:space="preserve">Loveless, J. P., &amp; Meade, B. J. (2011). Partitioning of localized and diffuse deformation in the Tibetan Plateau from joint inversions of geologic and geodetic observations. </w:t>
        </w:r>
      </w:ins>
      <w:ins w:id="705" w:author="Ji Haomin" w:date="2024-05-09T10:50:16Z">
        <w:r>
          <w:rPr>
            <w:rFonts w:hint="eastAsia" w:ascii="Myriad Pro" w:hAnsi="Myriad Pro"/>
            <w:b w:val="0"/>
            <w:i/>
            <w:iCs/>
            <w:sz w:val="22"/>
            <w:szCs w:val="22"/>
            <w:rPrChange w:id="706" w:author="Ji Haomin" w:date="2024-05-09T10:51:18Z">
              <w:rPr>
                <w:rFonts w:hint="eastAsia"/>
              </w:rPr>
            </w:rPrChange>
          </w:rPr>
          <w:t>Earth and Planetary Science Letters</w:t>
        </w:r>
      </w:ins>
      <w:ins w:id="707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708" w:author="Ji Haomin" w:date="2024-05-09T10:50:16Z">
              <w:rPr>
                <w:rFonts w:hint="eastAsia"/>
              </w:rPr>
            </w:rPrChange>
          </w:rPr>
          <w:t>, 303(1–2), 11–24. https://doi.org/10.1016/j.epsl.2010.12.014</w:t>
        </w:r>
      </w:ins>
    </w:p>
    <w:p>
      <w:pPr>
        <w:pStyle w:val="102"/>
        <w:ind w:left="880" w:hanging="880" w:hangingChars="400"/>
        <w:rPr>
          <w:ins w:id="710" w:author="Ji Haomin" w:date="2024-05-09T10:50:16Z"/>
          <w:rFonts w:hint="eastAsia" w:ascii="Myriad Pro" w:hAnsi="Myriad Pro"/>
          <w:b w:val="0"/>
          <w:sz w:val="22"/>
          <w:szCs w:val="22"/>
          <w:rPrChange w:id="711" w:author="Ji Haomin" w:date="2024-05-09T10:50:16Z">
            <w:rPr>
              <w:ins w:id="712" w:author="Ji Haomin" w:date="2024-05-09T10:50:16Z"/>
              <w:rFonts w:hint="eastAsia"/>
            </w:rPr>
          </w:rPrChange>
        </w:rPr>
        <w:pPrChange w:id="709" w:author="Ji Haomin" w:date="2024-04-07T15:53:15Z">
          <w:pPr>
            <w:pStyle w:val="102"/>
            <w:ind w:left="440" w:hanging="440" w:hangingChars="200"/>
          </w:pPr>
        </w:pPrChange>
      </w:pPr>
      <w:ins w:id="713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714" w:author="Ji Haomin" w:date="2024-05-09T10:50:16Z">
              <w:rPr>
                <w:rFonts w:hint="eastAsia"/>
              </w:rPr>
            </w:rPrChange>
          </w:rPr>
          <w:t xml:space="preserve">Li, T., Zhu, Y., Yang, Y., Xu, Y., An, Y., Zhang, Y., et al. (2019). The current slip rate of the Xianshuihe fault zone calculated using multiple observation data of crustal deformation. </w:t>
        </w:r>
      </w:ins>
      <w:ins w:id="715" w:author="Ji Haomin" w:date="2024-05-09T10:50:16Z">
        <w:r>
          <w:rPr>
            <w:rFonts w:hint="eastAsia" w:ascii="Myriad Pro" w:hAnsi="Myriad Pro"/>
            <w:b w:val="0"/>
            <w:i/>
            <w:iCs/>
            <w:sz w:val="22"/>
            <w:szCs w:val="22"/>
            <w:rPrChange w:id="716" w:author="Ji Haomin" w:date="2024-05-09T10:51:21Z">
              <w:rPr>
                <w:rFonts w:hint="eastAsia"/>
              </w:rPr>
            </w:rPrChange>
          </w:rPr>
          <w:t>Chinese Journal of Geophysics</w:t>
        </w:r>
      </w:ins>
      <w:ins w:id="717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718" w:author="Ji Haomin" w:date="2024-05-09T10:50:16Z">
              <w:rPr>
                <w:rFonts w:hint="eastAsia"/>
              </w:rPr>
            </w:rPrChange>
          </w:rPr>
          <w:t>, 62(4), 1323–1335 (in Chinese with English abstract)</w:t>
        </w:r>
      </w:ins>
    </w:p>
    <w:p>
      <w:pPr>
        <w:pStyle w:val="102"/>
        <w:ind w:left="880" w:hanging="880" w:hangingChars="400"/>
        <w:rPr>
          <w:ins w:id="720" w:author="Ji Haomin" w:date="2024-05-09T10:50:16Z"/>
          <w:rFonts w:hint="eastAsia" w:ascii="Myriad Pro" w:hAnsi="Myriad Pro"/>
          <w:b w:val="0"/>
          <w:sz w:val="22"/>
          <w:szCs w:val="22"/>
          <w:rPrChange w:id="721" w:author="Ji Haomin" w:date="2024-05-09T10:50:16Z">
            <w:rPr>
              <w:ins w:id="722" w:author="Ji Haomin" w:date="2024-05-09T10:50:16Z"/>
              <w:rFonts w:hint="eastAsia"/>
            </w:rPr>
          </w:rPrChange>
        </w:rPr>
        <w:pPrChange w:id="719" w:author="Ji Haomin" w:date="2024-04-07T15:53:15Z">
          <w:pPr>
            <w:pStyle w:val="102"/>
            <w:ind w:left="440" w:hanging="440" w:hangingChars="200"/>
          </w:pPr>
        </w:pPrChange>
      </w:pPr>
      <w:ins w:id="723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724" w:author="Ji Haomin" w:date="2024-05-09T10:50:16Z">
              <w:rPr>
                <w:rFonts w:hint="eastAsia"/>
              </w:rPr>
            </w:rPrChange>
          </w:rPr>
          <w:t xml:space="preserve">Li, C., Wang, Y., Gan, W., Fang, L., Zhou, R., Seagren, E. G., et al. (2020). Diffuse deformation in the SE Tibetan Plateau: New insights from geodetic observations. </w:t>
        </w:r>
      </w:ins>
      <w:ins w:id="725" w:author="Ji Haomin" w:date="2024-05-09T10:50:16Z">
        <w:r>
          <w:rPr>
            <w:rFonts w:hint="eastAsia" w:ascii="Myriad Pro" w:hAnsi="Myriad Pro"/>
            <w:b w:val="0"/>
            <w:i/>
            <w:iCs/>
            <w:sz w:val="22"/>
            <w:szCs w:val="22"/>
            <w:rPrChange w:id="726" w:author="Ji Haomin" w:date="2024-05-09T10:51:25Z">
              <w:rPr>
                <w:rFonts w:hint="eastAsia"/>
              </w:rPr>
            </w:rPrChange>
          </w:rPr>
          <w:t>Journal of Geophysical Research: Solid Earth</w:t>
        </w:r>
      </w:ins>
      <w:ins w:id="727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728" w:author="Ji Haomin" w:date="2024-05-09T10:50:16Z">
              <w:rPr>
                <w:rFonts w:hint="eastAsia"/>
              </w:rPr>
            </w:rPrChange>
          </w:rPr>
          <w:t>, 125, e2020JB019383. https://doi.org/10.1029/2020JB019383</w:t>
        </w:r>
      </w:ins>
    </w:p>
    <w:p>
      <w:pPr>
        <w:pStyle w:val="102"/>
        <w:ind w:left="880" w:hanging="880" w:hangingChars="400"/>
        <w:rPr>
          <w:ins w:id="730" w:author="Ji Haomin" w:date="2024-05-09T10:50:16Z"/>
          <w:rFonts w:hint="eastAsia" w:ascii="Myriad Pro" w:hAnsi="Myriad Pro"/>
          <w:b w:val="0"/>
          <w:sz w:val="22"/>
          <w:szCs w:val="22"/>
          <w:rPrChange w:id="731" w:author="Ji Haomin" w:date="2024-05-09T10:50:16Z">
            <w:rPr>
              <w:ins w:id="732" w:author="Ji Haomin" w:date="2024-05-09T10:50:16Z"/>
              <w:rFonts w:hint="eastAsia"/>
            </w:rPr>
          </w:rPrChange>
        </w:rPr>
        <w:pPrChange w:id="729" w:author="Ji Haomin" w:date="2024-04-07T15:53:15Z">
          <w:pPr>
            <w:pStyle w:val="102"/>
            <w:ind w:left="440" w:hanging="440" w:hangingChars="200"/>
          </w:pPr>
        </w:pPrChange>
      </w:pPr>
      <w:ins w:id="733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734" w:author="Ji Haomin" w:date="2024-05-09T10:50:16Z">
              <w:rPr>
                <w:rFonts w:hint="eastAsia"/>
              </w:rPr>
            </w:rPrChange>
          </w:rPr>
          <w:t xml:space="preserve">Qiao, X., &amp; Zhou, Y. (2021). Geodetic imaging of shallow creep along the Xianshuihe fault and its frictional properties. </w:t>
        </w:r>
      </w:ins>
      <w:ins w:id="735" w:author="Ji Haomin" w:date="2024-05-09T10:50:16Z">
        <w:r>
          <w:rPr>
            <w:rFonts w:hint="eastAsia" w:ascii="Myriad Pro" w:hAnsi="Myriad Pro"/>
            <w:b w:val="0"/>
            <w:i/>
            <w:iCs/>
            <w:sz w:val="22"/>
            <w:szCs w:val="22"/>
            <w:rPrChange w:id="736" w:author="Ji Haomin" w:date="2024-05-09T10:51:27Z">
              <w:rPr>
                <w:rFonts w:hint="eastAsia"/>
              </w:rPr>
            </w:rPrChange>
          </w:rPr>
          <w:t>Earth and Planetary Science Letters</w:t>
        </w:r>
      </w:ins>
      <w:ins w:id="737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738" w:author="Ji Haomin" w:date="2024-05-09T10:50:16Z">
              <w:rPr>
                <w:rFonts w:hint="eastAsia"/>
              </w:rPr>
            </w:rPrChange>
          </w:rPr>
          <w:t>, 567, 117001. https://doi.org/10.1016/j.epsl.2021.117001</w:t>
        </w:r>
      </w:ins>
    </w:p>
    <w:p>
      <w:pPr>
        <w:pStyle w:val="102"/>
        <w:ind w:left="880" w:hanging="880" w:hangingChars="400"/>
        <w:rPr>
          <w:ins w:id="740" w:author="Ji Haomin" w:date="2024-05-09T10:50:16Z"/>
          <w:rFonts w:hint="eastAsia" w:ascii="Myriad Pro" w:hAnsi="Myriad Pro"/>
          <w:b w:val="0"/>
          <w:sz w:val="22"/>
          <w:szCs w:val="22"/>
          <w:rPrChange w:id="741" w:author="Ji Haomin" w:date="2024-05-09T10:50:16Z">
            <w:rPr>
              <w:ins w:id="742" w:author="Ji Haomin" w:date="2024-05-09T10:50:16Z"/>
              <w:rFonts w:hint="eastAsia"/>
            </w:rPr>
          </w:rPrChange>
        </w:rPr>
        <w:pPrChange w:id="739" w:author="Ji Haomin" w:date="2024-04-07T15:53:15Z">
          <w:pPr>
            <w:pStyle w:val="102"/>
            <w:ind w:left="440" w:hanging="440" w:hangingChars="200"/>
          </w:pPr>
        </w:pPrChange>
      </w:pPr>
      <w:ins w:id="743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744" w:author="Ji Haomin" w:date="2024-05-09T10:50:16Z">
              <w:rPr>
                <w:rFonts w:hint="eastAsia"/>
              </w:rPr>
            </w:rPrChange>
          </w:rPr>
          <w:t xml:space="preserve">Ren, J. (1994). Late Quaternary displacement and slip rate of Zemuhe Fault in Sichuan, China. </w:t>
        </w:r>
      </w:ins>
      <w:ins w:id="745" w:author="Ji Haomin" w:date="2024-05-09T10:50:16Z">
        <w:r>
          <w:rPr>
            <w:rFonts w:hint="eastAsia" w:ascii="Myriad Pro" w:hAnsi="Myriad Pro"/>
            <w:b w:val="0"/>
            <w:i/>
            <w:iCs/>
            <w:sz w:val="22"/>
            <w:szCs w:val="22"/>
            <w:rPrChange w:id="746" w:author="Ji Haomin" w:date="2024-05-09T10:51:31Z">
              <w:rPr>
                <w:rFonts w:hint="eastAsia"/>
              </w:rPr>
            </w:rPrChange>
          </w:rPr>
          <w:t>Seismology and Geology</w:t>
        </w:r>
      </w:ins>
      <w:ins w:id="747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748" w:author="Ji Haomin" w:date="2024-05-09T10:50:16Z">
              <w:rPr>
                <w:rFonts w:hint="eastAsia"/>
              </w:rPr>
            </w:rPrChange>
          </w:rPr>
          <w:t>, 16(2), 146 (in Chinese with English abstract).</w:t>
        </w:r>
      </w:ins>
    </w:p>
    <w:p>
      <w:pPr>
        <w:pStyle w:val="102"/>
        <w:ind w:left="880" w:hanging="880" w:hangingChars="400"/>
        <w:rPr>
          <w:ins w:id="749" w:author="Ji Haomin" w:date="2024-05-23T17:09:03Z"/>
          <w:rFonts w:hint="eastAsia" w:ascii="Myriad Pro" w:hAnsi="Myriad Pro"/>
          <w:b w:val="0"/>
          <w:sz w:val="22"/>
          <w:szCs w:val="22"/>
        </w:rPr>
      </w:pPr>
      <w:ins w:id="750" w:author="Ji Haomin" w:date="2024-05-23T17:09:03Z">
        <w:r>
          <w:rPr>
            <w:rFonts w:hint="eastAsia" w:ascii="Myriad Pro" w:hAnsi="Myriad Pro"/>
            <w:b w:val="0"/>
            <w:sz w:val="22"/>
            <w:szCs w:val="22"/>
          </w:rPr>
          <w:t xml:space="preserve">Ran, H. L. (2011). Empirical Relations between Earthquake Magnitude and Parameters of Strike-Slip Seismogenic Active Faults Associated with Historical Earthquakes in Western China. </w:t>
        </w:r>
      </w:ins>
      <w:ins w:id="751" w:author="Ji Haomin" w:date="2024-05-23T17:09:03Z">
        <w:bookmarkStart w:id="8" w:name="_GoBack"/>
        <w:r>
          <w:rPr>
            <w:rFonts w:hint="eastAsia" w:ascii="Myriad Pro" w:hAnsi="Myriad Pro"/>
            <w:b w:val="0"/>
            <w:i/>
            <w:iCs/>
            <w:sz w:val="22"/>
            <w:szCs w:val="22"/>
            <w:rPrChange w:id="752" w:author="Ji Haomin" w:date="2024-05-24T02:26:14Z">
              <w:rPr>
                <w:rFonts w:hint="eastAsia" w:ascii="Myriad Pro" w:hAnsi="Myriad Pro"/>
                <w:b w:val="0"/>
                <w:sz w:val="22"/>
                <w:szCs w:val="22"/>
              </w:rPr>
            </w:rPrChange>
          </w:rPr>
          <w:t>Seismology Geology</w:t>
        </w:r>
        <w:bookmarkEnd w:id="8"/>
      </w:ins>
      <w:ins w:id="754" w:author="Ji Haomin" w:date="2024-05-23T17:09:03Z">
        <w:r>
          <w:rPr>
            <w:rFonts w:hint="eastAsia" w:ascii="Myriad Pro" w:hAnsi="Myriad Pro"/>
            <w:b w:val="0"/>
            <w:sz w:val="22"/>
            <w:szCs w:val="22"/>
          </w:rPr>
          <w:t>. 33 (3), 577–585. (in Chinesewith English abstract).</w:t>
        </w:r>
      </w:ins>
    </w:p>
    <w:p>
      <w:pPr>
        <w:pStyle w:val="102"/>
        <w:ind w:left="880" w:hanging="880" w:hangingChars="400"/>
        <w:rPr>
          <w:ins w:id="756" w:author="Ji Haomin" w:date="2024-05-09T10:50:16Z"/>
          <w:rFonts w:hint="eastAsia" w:ascii="Myriad Pro" w:hAnsi="Myriad Pro"/>
          <w:b w:val="0"/>
          <w:sz w:val="22"/>
          <w:szCs w:val="22"/>
          <w:rPrChange w:id="757" w:author="Ji Haomin" w:date="2024-05-09T10:50:16Z">
            <w:rPr>
              <w:ins w:id="758" w:author="Ji Haomin" w:date="2024-05-09T10:50:16Z"/>
              <w:rFonts w:hint="eastAsia"/>
            </w:rPr>
          </w:rPrChange>
        </w:rPr>
        <w:pPrChange w:id="755" w:author="Ji Haomin" w:date="2024-04-07T15:53:15Z">
          <w:pPr>
            <w:pStyle w:val="102"/>
            <w:ind w:left="440" w:hanging="440" w:hangingChars="200"/>
          </w:pPr>
        </w:pPrChange>
      </w:pPr>
      <w:ins w:id="759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760" w:author="Ji Haomin" w:date="2024-05-09T10:50:16Z">
              <w:rPr>
                <w:rFonts w:hint="eastAsia"/>
              </w:rPr>
            </w:rPrChange>
          </w:rPr>
          <w:t xml:space="preserve">Shen, Z., Lu, J., Wang, M., &amp; Bürgmann, R. (2005). Contemporary crustal deformation around the southeast borderland of the Tibetan Plateau. </w:t>
        </w:r>
      </w:ins>
      <w:ins w:id="761" w:author="Ji Haomin" w:date="2024-05-09T10:50:16Z">
        <w:r>
          <w:rPr>
            <w:rFonts w:hint="eastAsia" w:ascii="Myriad Pro" w:hAnsi="Myriad Pro"/>
            <w:b w:val="0"/>
            <w:i/>
            <w:iCs/>
            <w:sz w:val="22"/>
            <w:szCs w:val="22"/>
            <w:rPrChange w:id="762" w:author="Ji Haomin" w:date="2024-05-09T10:51:34Z">
              <w:rPr>
                <w:rFonts w:hint="eastAsia"/>
              </w:rPr>
            </w:rPrChange>
          </w:rPr>
          <w:t>Journal of Geophysical Research</w:t>
        </w:r>
      </w:ins>
      <w:ins w:id="763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764" w:author="Ji Haomin" w:date="2024-05-09T10:50:16Z">
              <w:rPr>
                <w:rFonts w:hint="eastAsia"/>
              </w:rPr>
            </w:rPrChange>
          </w:rPr>
          <w:t>, 110, B11409. https://doi.org/10.1029/2004JB003421.</w:t>
        </w:r>
      </w:ins>
    </w:p>
    <w:p>
      <w:pPr>
        <w:pStyle w:val="102"/>
        <w:ind w:left="880" w:hanging="880" w:hangingChars="400"/>
        <w:rPr>
          <w:ins w:id="766" w:author="Ji Haomin" w:date="2024-05-09T10:50:16Z"/>
          <w:rFonts w:hint="eastAsia" w:ascii="Myriad Pro" w:hAnsi="Myriad Pro"/>
          <w:b w:val="0"/>
          <w:sz w:val="22"/>
          <w:szCs w:val="22"/>
          <w:rPrChange w:id="767" w:author="Ji Haomin" w:date="2024-05-09T10:50:16Z">
            <w:rPr>
              <w:ins w:id="768" w:author="Ji Haomin" w:date="2024-05-09T10:50:16Z"/>
              <w:rFonts w:hint="eastAsia"/>
            </w:rPr>
          </w:rPrChange>
        </w:rPr>
        <w:pPrChange w:id="765" w:author="Ji Haomin" w:date="2024-04-07T15:53:15Z">
          <w:pPr>
            <w:pStyle w:val="102"/>
            <w:ind w:left="440" w:hanging="440" w:hangingChars="200"/>
          </w:pPr>
        </w:pPrChange>
      </w:pPr>
      <w:ins w:id="769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770" w:author="Ji Haomin" w:date="2024-05-09T10:50:16Z">
              <w:rPr>
                <w:rFonts w:hint="eastAsia"/>
              </w:rPr>
            </w:rPrChange>
          </w:rPr>
          <w:t xml:space="preserve">Shi, X., Sieh, K., Weldon, R., Zhu, C., Han, Y., Yang, J., et al. (2018a). Slip rate and rare large prehistoric earthquakes of the Red River fault, Southwestern China. </w:t>
        </w:r>
      </w:ins>
      <w:ins w:id="771" w:author="Ji Haomin" w:date="2024-05-09T10:50:16Z">
        <w:r>
          <w:rPr>
            <w:rFonts w:hint="eastAsia" w:ascii="Myriad Pro" w:hAnsi="Myriad Pro"/>
            <w:b w:val="0"/>
            <w:i/>
            <w:iCs/>
            <w:sz w:val="22"/>
            <w:szCs w:val="22"/>
            <w:rPrChange w:id="772" w:author="Ji Haomin" w:date="2024-05-09T10:51:38Z">
              <w:rPr>
                <w:rFonts w:hint="eastAsia"/>
              </w:rPr>
            </w:rPrChange>
          </w:rPr>
          <w:t>Geochemstry, Geophysics, Geosystems</w:t>
        </w:r>
      </w:ins>
      <w:ins w:id="773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774" w:author="Ji Haomin" w:date="2024-05-09T10:50:16Z">
              <w:rPr>
                <w:rFonts w:hint="eastAsia"/>
              </w:rPr>
            </w:rPrChange>
          </w:rPr>
          <w:t>, 19, 2014–2031. https://doi.org/10.1029/2017GC007420</w:t>
        </w:r>
      </w:ins>
    </w:p>
    <w:p>
      <w:pPr>
        <w:pStyle w:val="102"/>
        <w:ind w:left="880" w:hanging="880" w:hangingChars="400"/>
        <w:rPr>
          <w:ins w:id="776" w:author="Ji Haomin" w:date="2024-05-09T10:50:16Z"/>
          <w:rFonts w:hint="eastAsia" w:ascii="Myriad Pro" w:hAnsi="Myriad Pro"/>
          <w:b w:val="0"/>
          <w:sz w:val="22"/>
          <w:szCs w:val="22"/>
          <w:rPrChange w:id="777" w:author="Ji Haomin" w:date="2024-05-09T10:50:16Z">
            <w:rPr>
              <w:ins w:id="778" w:author="Ji Haomin" w:date="2024-05-09T10:50:16Z"/>
              <w:rFonts w:hint="eastAsia"/>
            </w:rPr>
          </w:rPrChange>
        </w:rPr>
        <w:pPrChange w:id="775" w:author="Ji Haomin" w:date="2024-04-07T15:53:15Z">
          <w:pPr>
            <w:pStyle w:val="102"/>
            <w:ind w:left="440" w:hanging="440" w:hangingChars="200"/>
          </w:pPr>
        </w:pPrChange>
      </w:pPr>
      <w:ins w:id="779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780" w:author="Ji Haomin" w:date="2024-05-09T10:50:16Z">
              <w:rPr>
                <w:rFonts w:hint="eastAsia"/>
              </w:rPr>
            </w:rPrChange>
          </w:rPr>
          <w:t xml:space="preserve">Wang, Y., Wang, E., Shen, Z., Wang, M., Gan, W., Qiao, X., et al. (2008). Inversion of current activity rates of major faults in Sichuan-Yunnan region based on GPS data constraints. </w:t>
        </w:r>
      </w:ins>
      <w:ins w:id="781" w:author="Ji Haomin" w:date="2024-05-09T10:50:16Z">
        <w:r>
          <w:rPr>
            <w:rFonts w:hint="eastAsia" w:ascii="Myriad Pro" w:hAnsi="Myriad Pro"/>
            <w:b w:val="0"/>
            <w:i/>
            <w:iCs/>
            <w:sz w:val="22"/>
            <w:szCs w:val="22"/>
            <w:rPrChange w:id="782" w:author="Ji Haomin" w:date="2024-05-09T10:51:47Z">
              <w:rPr>
                <w:rFonts w:hint="eastAsia"/>
              </w:rPr>
            </w:rPrChange>
          </w:rPr>
          <w:t>Science China Earth Sciences</w:t>
        </w:r>
      </w:ins>
      <w:ins w:id="783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784" w:author="Ji Haomin" w:date="2024-05-09T10:50:16Z">
              <w:rPr>
                <w:rFonts w:hint="eastAsia"/>
              </w:rPr>
            </w:rPrChange>
          </w:rPr>
          <w:t>, 38(5), 582–597 (in Chinese with English abstract).</w:t>
        </w:r>
      </w:ins>
    </w:p>
    <w:p>
      <w:pPr>
        <w:pStyle w:val="102"/>
        <w:ind w:left="880" w:hanging="880" w:hangingChars="400"/>
        <w:rPr>
          <w:ins w:id="786" w:author="Ji Haomin" w:date="2024-05-09T10:50:16Z"/>
          <w:rFonts w:hint="eastAsia" w:ascii="Myriad Pro" w:hAnsi="Myriad Pro"/>
          <w:b w:val="0"/>
          <w:sz w:val="22"/>
          <w:szCs w:val="22"/>
          <w:rPrChange w:id="787" w:author="Ji Haomin" w:date="2024-05-09T10:50:16Z">
            <w:rPr>
              <w:ins w:id="788" w:author="Ji Haomin" w:date="2024-05-09T10:50:16Z"/>
              <w:rFonts w:hint="eastAsia"/>
            </w:rPr>
          </w:rPrChange>
        </w:rPr>
        <w:pPrChange w:id="785" w:author="Ji Haomin" w:date="2024-04-07T15:53:15Z">
          <w:pPr>
            <w:pStyle w:val="102"/>
            <w:ind w:left="440" w:hanging="440" w:hangingChars="200"/>
          </w:pPr>
        </w:pPrChange>
      </w:pPr>
      <w:ins w:id="789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790" w:author="Ji Haomin" w:date="2024-05-09T10:50:16Z">
              <w:rPr>
                <w:rFonts w:hint="eastAsia"/>
              </w:rPr>
            </w:rPrChange>
          </w:rPr>
          <w:t xml:space="preserve">Wang, Y., Zhang, B., Hou, J., &amp; Ai, X. (2015). Late Quaternary Activity of the Qujiang Fault and Analysis of the Slip Rate. </w:t>
        </w:r>
      </w:ins>
      <w:ins w:id="791" w:author="Ji Haomin" w:date="2024-05-09T10:50:16Z">
        <w:r>
          <w:rPr>
            <w:rFonts w:hint="eastAsia" w:ascii="Myriad Pro" w:hAnsi="Myriad Pro"/>
            <w:b w:val="0"/>
            <w:i/>
            <w:iCs/>
            <w:sz w:val="22"/>
            <w:szCs w:val="22"/>
            <w:rPrChange w:id="792" w:author="Ji Haomin" w:date="2024-05-09T10:51:51Z">
              <w:rPr>
                <w:rFonts w:hint="eastAsia"/>
              </w:rPr>
            </w:rPrChange>
          </w:rPr>
          <w:t>Seismology and Geology</w:t>
        </w:r>
      </w:ins>
      <w:ins w:id="793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794" w:author="Ji Haomin" w:date="2024-05-09T10:50:16Z">
              <w:rPr>
                <w:rFonts w:hint="eastAsia"/>
              </w:rPr>
            </w:rPrChange>
          </w:rPr>
          <w:t>, 37(4), 1177-1192 (in Chinese with English abstract).</w:t>
        </w:r>
      </w:ins>
    </w:p>
    <w:p>
      <w:pPr>
        <w:pStyle w:val="102"/>
        <w:ind w:left="880" w:hanging="880" w:hangingChars="400"/>
        <w:rPr>
          <w:ins w:id="796" w:author="Ji Haomin" w:date="2024-05-09T10:50:16Z"/>
          <w:rFonts w:hint="eastAsia" w:ascii="Myriad Pro" w:hAnsi="Myriad Pro"/>
          <w:b w:val="0"/>
          <w:sz w:val="22"/>
          <w:szCs w:val="22"/>
          <w:rPrChange w:id="797" w:author="Ji Haomin" w:date="2024-05-09T10:50:16Z">
            <w:rPr>
              <w:ins w:id="798" w:author="Ji Haomin" w:date="2024-05-09T10:50:16Z"/>
              <w:rFonts w:hint="eastAsia"/>
            </w:rPr>
          </w:rPrChange>
        </w:rPr>
        <w:pPrChange w:id="795" w:author="Ji Haomin" w:date="2024-04-07T15:53:15Z">
          <w:pPr>
            <w:pStyle w:val="102"/>
            <w:ind w:left="440" w:hanging="440" w:hangingChars="200"/>
          </w:pPr>
        </w:pPrChange>
      </w:pPr>
      <w:ins w:id="799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800" w:author="Ji Haomin" w:date="2024-05-09T10:50:16Z">
              <w:rPr>
                <w:rFonts w:hint="eastAsia"/>
              </w:rPr>
            </w:rPrChange>
          </w:rPr>
          <w:t>Wei, Z., He, H., Shi, F.,Xu, Y., Bi, S., &amp; Sun, H. (2012). Slip rate on the south segment of Daliangshan Fault zone.</w:t>
        </w:r>
      </w:ins>
      <w:ins w:id="801" w:author="Ji Haomin" w:date="2024-05-09T10:50:16Z">
        <w:r>
          <w:rPr>
            <w:rFonts w:hint="eastAsia" w:ascii="Myriad Pro" w:hAnsi="Myriad Pro"/>
            <w:b w:val="0"/>
            <w:i/>
            <w:iCs/>
            <w:sz w:val="22"/>
            <w:szCs w:val="22"/>
            <w:rPrChange w:id="802" w:author="Ji Haomin" w:date="2024-05-09T10:51:53Z">
              <w:rPr>
                <w:rFonts w:hint="eastAsia"/>
              </w:rPr>
            </w:rPrChange>
          </w:rPr>
          <w:t xml:space="preserve"> Seismology and Geology</w:t>
        </w:r>
      </w:ins>
      <w:ins w:id="803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804" w:author="Ji Haomin" w:date="2024-05-09T10:50:16Z">
              <w:rPr>
                <w:rFonts w:hint="eastAsia"/>
              </w:rPr>
            </w:rPrChange>
          </w:rPr>
          <w:t>, 34(2): 282—293 (in Chinese with English abstract).</w:t>
        </w:r>
      </w:ins>
    </w:p>
    <w:p>
      <w:pPr>
        <w:pStyle w:val="102"/>
        <w:ind w:left="880" w:hanging="880" w:hangingChars="400"/>
        <w:rPr>
          <w:ins w:id="806" w:author="Ji Haomin" w:date="2024-05-09T10:50:16Z"/>
          <w:rFonts w:hint="eastAsia" w:ascii="Myriad Pro" w:hAnsi="Myriad Pro"/>
          <w:b w:val="0"/>
          <w:sz w:val="22"/>
          <w:szCs w:val="22"/>
          <w:rPrChange w:id="807" w:author="Ji Haomin" w:date="2024-05-09T10:50:16Z">
            <w:rPr>
              <w:ins w:id="808" w:author="Ji Haomin" w:date="2024-05-09T10:50:16Z"/>
              <w:rFonts w:hint="eastAsia"/>
            </w:rPr>
          </w:rPrChange>
        </w:rPr>
        <w:pPrChange w:id="805" w:author="Ji Haomin" w:date="2024-04-07T15:53:15Z">
          <w:pPr>
            <w:pStyle w:val="102"/>
            <w:ind w:left="440" w:hanging="440" w:hangingChars="200"/>
          </w:pPr>
        </w:pPrChange>
      </w:pPr>
      <w:ins w:id="809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810" w:author="Ji Haomin" w:date="2024-05-09T10:50:16Z">
              <w:rPr>
                <w:rFonts w:hint="eastAsia"/>
              </w:rPr>
            </w:rPrChange>
          </w:rPr>
          <w:t xml:space="preserve">Wang, H., Wright, T. J., &amp; Biggs, J. (2009). Interseismic slip rate of the northwestern Xianshuihe fault from InSAR data. </w:t>
        </w:r>
      </w:ins>
      <w:ins w:id="811" w:author="Ji Haomin" w:date="2024-05-09T10:50:16Z">
        <w:r>
          <w:rPr>
            <w:rFonts w:hint="eastAsia" w:ascii="Myriad Pro" w:hAnsi="Myriad Pro"/>
            <w:b w:val="0"/>
            <w:i/>
            <w:iCs/>
            <w:sz w:val="22"/>
            <w:szCs w:val="22"/>
            <w:rPrChange w:id="812" w:author="Ji Haomin" w:date="2024-05-09T10:51:57Z">
              <w:rPr>
                <w:rFonts w:hint="eastAsia"/>
              </w:rPr>
            </w:rPrChange>
          </w:rPr>
          <w:t>Geophysical Research Letters</w:t>
        </w:r>
      </w:ins>
      <w:ins w:id="813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814" w:author="Ji Haomin" w:date="2024-05-09T10:50:16Z">
              <w:rPr>
                <w:rFonts w:hint="eastAsia"/>
              </w:rPr>
            </w:rPrChange>
          </w:rPr>
          <w:t>, 36, L03302. https://doi.org/10.1029/2008GL036560</w:t>
        </w:r>
      </w:ins>
    </w:p>
    <w:p>
      <w:pPr>
        <w:pStyle w:val="102"/>
        <w:ind w:left="880" w:hanging="880" w:hangingChars="400"/>
        <w:rPr>
          <w:ins w:id="816" w:author="Ji Haomin" w:date="2024-05-09T10:50:16Z"/>
          <w:rFonts w:hint="eastAsia" w:ascii="Myriad Pro" w:hAnsi="Myriad Pro"/>
          <w:b w:val="0"/>
          <w:sz w:val="22"/>
          <w:szCs w:val="22"/>
          <w:rPrChange w:id="817" w:author="Ji Haomin" w:date="2024-05-09T10:50:16Z">
            <w:rPr>
              <w:ins w:id="818" w:author="Ji Haomin" w:date="2024-05-09T10:50:16Z"/>
              <w:rFonts w:hint="eastAsia"/>
            </w:rPr>
          </w:rPrChange>
        </w:rPr>
        <w:pPrChange w:id="815" w:author="Ji Haomin" w:date="2024-04-07T15:53:15Z">
          <w:pPr>
            <w:pStyle w:val="102"/>
            <w:ind w:left="440" w:hanging="440" w:hangingChars="200"/>
          </w:pPr>
        </w:pPrChange>
      </w:pPr>
      <w:ins w:id="819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820" w:author="Ji Haomin" w:date="2024-05-09T10:50:16Z">
              <w:rPr>
                <w:rFonts w:hint="eastAsia"/>
              </w:rPr>
            </w:rPrChange>
          </w:rPr>
          <w:t>Wang, Y., Zhang, B., Hou, J., &amp; Ai, X. (2015). Late Quaternary Activity of the Qujiang Fault and Analysis of the Slip Rate.</w:t>
        </w:r>
      </w:ins>
      <w:ins w:id="821" w:author="Ji Haomin" w:date="2024-05-09T10:50:16Z">
        <w:r>
          <w:rPr>
            <w:rFonts w:hint="eastAsia" w:ascii="Myriad Pro" w:hAnsi="Myriad Pro"/>
            <w:b w:val="0"/>
            <w:i/>
            <w:iCs/>
            <w:sz w:val="22"/>
            <w:szCs w:val="22"/>
            <w:rPrChange w:id="822" w:author="Ji Haomin" w:date="2024-05-09T10:51:59Z">
              <w:rPr>
                <w:rFonts w:hint="eastAsia"/>
              </w:rPr>
            </w:rPrChange>
          </w:rPr>
          <w:t xml:space="preserve"> Seismology and Geology</w:t>
        </w:r>
      </w:ins>
      <w:ins w:id="823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824" w:author="Ji Haomin" w:date="2024-05-09T10:50:16Z">
              <w:rPr>
                <w:rFonts w:hint="eastAsia"/>
              </w:rPr>
            </w:rPrChange>
          </w:rPr>
          <w:t>, 37(4), 1177-1192 (in Chinese with English abstract).</w:t>
        </w:r>
      </w:ins>
    </w:p>
    <w:p>
      <w:pPr>
        <w:pStyle w:val="102"/>
        <w:ind w:left="880" w:hanging="880" w:hangingChars="400"/>
        <w:rPr>
          <w:ins w:id="826" w:author="Ji Haomin" w:date="2024-05-09T10:50:16Z"/>
          <w:rFonts w:hint="eastAsia" w:ascii="Myriad Pro" w:hAnsi="Myriad Pro"/>
          <w:b w:val="0"/>
          <w:sz w:val="22"/>
          <w:szCs w:val="22"/>
          <w:rPrChange w:id="827" w:author="Ji Haomin" w:date="2024-05-09T10:50:16Z">
            <w:rPr>
              <w:ins w:id="828" w:author="Ji Haomin" w:date="2024-05-09T10:50:16Z"/>
              <w:rFonts w:hint="eastAsia"/>
            </w:rPr>
          </w:rPrChange>
        </w:rPr>
        <w:pPrChange w:id="825" w:author="Ji Haomin" w:date="2024-04-07T15:53:15Z">
          <w:pPr>
            <w:pStyle w:val="102"/>
            <w:ind w:left="440" w:hanging="440" w:hangingChars="200"/>
          </w:pPr>
        </w:pPrChange>
      </w:pPr>
      <w:ins w:id="829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830" w:author="Ji Haomin" w:date="2024-05-09T10:50:16Z">
              <w:rPr>
                <w:rFonts w:hint="eastAsia"/>
              </w:rPr>
            </w:rPrChange>
          </w:rPr>
          <w:t xml:space="preserve">Wang, Y., Wang, M., &amp; Shen, Z. (2017). Block-like versus distributed crustal deformation around the northeastern Tibetan plateau. </w:t>
        </w:r>
      </w:ins>
      <w:ins w:id="831" w:author="Ji Haomin" w:date="2024-05-09T10:50:16Z">
        <w:r>
          <w:rPr>
            <w:rFonts w:hint="eastAsia" w:ascii="Myriad Pro" w:hAnsi="Myriad Pro"/>
            <w:b w:val="0"/>
            <w:i/>
            <w:iCs/>
            <w:sz w:val="22"/>
            <w:szCs w:val="22"/>
            <w:rPrChange w:id="832" w:author="Ji Haomin" w:date="2024-05-09T10:52:02Z">
              <w:rPr>
                <w:rFonts w:hint="eastAsia"/>
              </w:rPr>
            </w:rPrChange>
          </w:rPr>
          <w:t>Journal of Asian Earth Sciences</w:t>
        </w:r>
      </w:ins>
      <w:ins w:id="833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834" w:author="Ji Haomin" w:date="2024-05-09T10:50:16Z">
              <w:rPr>
                <w:rFonts w:hint="eastAsia"/>
              </w:rPr>
            </w:rPrChange>
          </w:rPr>
          <w:t>, 140, 31–47. https://doi.org/10.1016/j.jseaes.2017.02.040</w:t>
        </w:r>
      </w:ins>
    </w:p>
    <w:p>
      <w:pPr>
        <w:pStyle w:val="102"/>
        <w:ind w:left="880" w:hanging="880" w:hangingChars="400"/>
        <w:rPr>
          <w:ins w:id="836" w:author="Ji Haomin" w:date="2024-05-09T10:50:16Z"/>
          <w:rFonts w:hint="eastAsia" w:ascii="Myriad Pro" w:hAnsi="Myriad Pro"/>
          <w:b w:val="0"/>
          <w:sz w:val="22"/>
          <w:szCs w:val="22"/>
          <w:rPrChange w:id="837" w:author="Ji Haomin" w:date="2024-05-09T10:50:16Z">
            <w:rPr>
              <w:ins w:id="838" w:author="Ji Haomin" w:date="2024-05-09T10:50:16Z"/>
              <w:rFonts w:hint="eastAsia"/>
            </w:rPr>
          </w:rPrChange>
        </w:rPr>
        <w:pPrChange w:id="835" w:author="Ji Haomin" w:date="2024-04-07T15:53:15Z">
          <w:pPr>
            <w:pStyle w:val="102"/>
            <w:ind w:left="440" w:hanging="440" w:hangingChars="200"/>
          </w:pPr>
        </w:pPrChange>
      </w:pPr>
      <w:ins w:id="839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840" w:author="Ji Haomin" w:date="2024-05-09T10:50:16Z">
              <w:rPr>
                <w:rFonts w:hint="eastAsia"/>
              </w:rPr>
            </w:rPrChange>
          </w:rPr>
          <w:t xml:space="preserve">Wang, H., Ran, Y., Chen, L., Liang, M., Gao, S., Li, Y., &amp; Xu, L. (2018). Determination of Slip Rate on the Southern Segment of the Anninghe Fault. </w:t>
        </w:r>
      </w:ins>
      <w:ins w:id="841" w:author="Ji Haomin" w:date="2024-05-09T10:50:16Z">
        <w:r>
          <w:rPr>
            <w:rFonts w:hint="eastAsia" w:ascii="Myriad Pro" w:hAnsi="Myriad Pro"/>
            <w:b w:val="0"/>
            <w:i/>
            <w:iCs/>
            <w:sz w:val="22"/>
            <w:szCs w:val="22"/>
            <w:rPrChange w:id="842" w:author="Ji Haomin" w:date="2024-05-09T10:52:05Z">
              <w:rPr>
                <w:rFonts w:hint="eastAsia"/>
              </w:rPr>
            </w:rPrChange>
          </w:rPr>
          <w:t>Seismology and Geology</w:t>
        </w:r>
      </w:ins>
      <w:ins w:id="843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844" w:author="Ji Haomin" w:date="2024-05-09T10:50:16Z">
              <w:rPr>
                <w:rFonts w:hint="eastAsia"/>
              </w:rPr>
            </w:rPrChange>
          </w:rPr>
          <w:t>, 40 (5): 967-979 (in Chinese with English abstract).</w:t>
        </w:r>
      </w:ins>
    </w:p>
    <w:p>
      <w:pPr>
        <w:pStyle w:val="102"/>
        <w:ind w:left="880" w:hanging="880" w:hangingChars="400"/>
        <w:rPr>
          <w:ins w:id="846" w:author="Ji Haomin" w:date="2024-05-09T10:50:16Z"/>
          <w:rFonts w:hint="eastAsia" w:ascii="Myriad Pro" w:hAnsi="Myriad Pro"/>
          <w:b w:val="0"/>
          <w:sz w:val="22"/>
          <w:szCs w:val="22"/>
          <w:rPrChange w:id="847" w:author="Ji Haomin" w:date="2024-05-09T10:50:16Z">
            <w:rPr>
              <w:ins w:id="848" w:author="Ji Haomin" w:date="2024-05-09T10:50:16Z"/>
              <w:rFonts w:hint="eastAsia"/>
            </w:rPr>
          </w:rPrChange>
        </w:rPr>
        <w:pPrChange w:id="845" w:author="Ji Haomin" w:date="2024-04-07T15:53:15Z">
          <w:pPr>
            <w:pStyle w:val="102"/>
            <w:ind w:left="440" w:hanging="440" w:hangingChars="200"/>
          </w:pPr>
        </w:pPrChange>
      </w:pPr>
      <w:ins w:id="849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850" w:author="Ji Haomin" w:date="2024-05-09T10:50:16Z">
              <w:rPr>
                <w:rFonts w:hint="eastAsia"/>
              </w:rPr>
            </w:rPrChange>
          </w:rPr>
          <w:t xml:space="preserve">Wang, W., Qiao, X., Yang, S., &amp; Wang, D. (2017). Present-day velocity field and block kinematics of Tibetan Plateau from GPS measurements. </w:t>
        </w:r>
      </w:ins>
      <w:ins w:id="851" w:author="Ji Haomin" w:date="2024-05-09T10:50:16Z">
        <w:r>
          <w:rPr>
            <w:rFonts w:hint="eastAsia" w:ascii="Myriad Pro" w:hAnsi="Myriad Pro"/>
            <w:b w:val="0"/>
            <w:i/>
            <w:iCs/>
            <w:sz w:val="22"/>
            <w:szCs w:val="22"/>
            <w:rPrChange w:id="852" w:author="Ji Haomin" w:date="2024-05-09T10:52:09Z">
              <w:rPr>
                <w:rFonts w:hint="eastAsia"/>
              </w:rPr>
            </w:rPrChange>
          </w:rPr>
          <w:t>Geophysical Journal International</w:t>
        </w:r>
      </w:ins>
      <w:ins w:id="853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854" w:author="Ji Haomin" w:date="2024-05-09T10:50:16Z">
              <w:rPr>
                <w:rFonts w:hint="eastAsia"/>
              </w:rPr>
            </w:rPrChange>
          </w:rPr>
          <w:t>, 208, 1088–1102. https://doi.org/10.1093/gji/ggw445</w:t>
        </w:r>
      </w:ins>
    </w:p>
    <w:p>
      <w:pPr>
        <w:pStyle w:val="102"/>
        <w:ind w:left="880" w:hanging="880" w:hangingChars="400"/>
        <w:rPr>
          <w:ins w:id="856" w:author="Ji Haomin" w:date="2024-05-09T10:50:16Z"/>
          <w:rFonts w:hint="eastAsia" w:ascii="Myriad Pro" w:hAnsi="Myriad Pro"/>
          <w:b w:val="0"/>
          <w:sz w:val="22"/>
          <w:szCs w:val="22"/>
          <w:rPrChange w:id="857" w:author="Ji Haomin" w:date="2024-05-09T10:50:16Z">
            <w:rPr>
              <w:ins w:id="858" w:author="Ji Haomin" w:date="2024-05-09T10:50:16Z"/>
              <w:rFonts w:hint="eastAsia"/>
            </w:rPr>
          </w:rPrChange>
        </w:rPr>
        <w:pPrChange w:id="855" w:author="Ji Haomin" w:date="2024-04-07T15:53:15Z">
          <w:pPr>
            <w:pStyle w:val="102"/>
            <w:ind w:left="440" w:hanging="440" w:hangingChars="200"/>
          </w:pPr>
        </w:pPrChange>
      </w:pPr>
      <w:ins w:id="859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860" w:author="Ji Haomin" w:date="2024-05-09T10:50:16Z">
              <w:rPr>
                <w:rFonts w:hint="eastAsia"/>
              </w:rPr>
            </w:rPrChange>
          </w:rPr>
          <w:t xml:space="preserve">Wang, W., Qiao, X., &amp; Ding, K.. (2020). Present-Day Kinematics in Southeastern Tibet Inferred From GPS Measurements. </w:t>
        </w:r>
      </w:ins>
      <w:ins w:id="861" w:author="Ji Haomin" w:date="2024-05-09T10:50:16Z">
        <w:r>
          <w:rPr>
            <w:rFonts w:hint="eastAsia" w:ascii="Myriad Pro" w:hAnsi="Myriad Pro"/>
            <w:b w:val="0"/>
            <w:i/>
            <w:iCs/>
            <w:sz w:val="22"/>
            <w:szCs w:val="22"/>
            <w:rPrChange w:id="862" w:author="Ji Haomin" w:date="2024-05-09T10:52:12Z">
              <w:rPr>
                <w:rFonts w:hint="eastAsia"/>
              </w:rPr>
            </w:rPrChange>
          </w:rPr>
          <w:t>Journal of Geophysical Research: Solid Earth</w:t>
        </w:r>
      </w:ins>
      <w:ins w:id="863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864" w:author="Ji Haomin" w:date="2024-05-09T10:50:16Z">
              <w:rPr>
                <w:rFonts w:hint="eastAsia"/>
              </w:rPr>
            </w:rPrChange>
          </w:rPr>
          <w:t>, 126, e2020JB021305. https://doi.org/10.1029/2020JB021305</w:t>
        </w:r>
      </w:ins>
    </w:p>
    <w:p>
      <w:pPr>
        <w:pStyle w:val="102"/>
        <w:ind w:left="880" w:hanging="880" w:hangingChars="400"/>
        <w:rPr>
          <w:ins w:id="866" w:author="Ji Haomin" w:date="2024-05-09T10:50:16Z"/>
          <w:rFonts w:hint="eastAsia" w:ascii="Myriad Pro" w:hAnsi="Myriad Pro"/>
          <w:b w:val="0"/>
          <w:sz w:val="22"/>
          <w:szCs w:val="22"/>
          <w:rPrChange w:id="867" w:author="Ji Haomin" w:date="2024-05-09T10:50:16Z">
            <w:rPr>
              <w:ins w:id="868" w:author="Ji Haomin" w:date="2024-05-09T10:50:16Z"/>
              <w:rFonts w:hint="eastAsia"/>
            </w:rPr>
          </w:rPrChange>
        </w:rPr>
        <w:pPrChange w:id="865" w:author="Ji Haomin" w:date="2024-04-07T15:53:15Z">
          <w:pPr>
            <w:pStyle w:val="102"/>
            <w:ind w:left="440" w:hanging="440" w:hangingChars="200"/>
          </w:pPr>
        </w:pPrChange>
      </w:pPr>
      <w:ins w:id="869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870" w:author="Ji Haomin" w:date="2024-05-09T10:50:16Z">
              <w:rPr>
                <w:rFonts w:hint="eastAsia"/>
              </w:rPr>
            </w:rPrChange>
          </w:rPr>
          <w:t xml:space="preserve">Xu, X., Wen, X., Zheng, R., Ma, W., Song, F., &amp; Yu, G. (2003). Newly Tectonic Deformation and its Dynamic Source of the Sichuan-Yunnan Block. </w:t>
        </w:r>
      </w:ins>
      <w:ins w:id="871" w:author="Ji Haomin" w:date="2024-05-09T10:50:16Z">
        <w:r>
          <w:rPr>
            <w:rFonts w:hint="eastAsia" w:ascii="Myriad Pro" w:hAnsi="Myriad Pro"/>
            <w:b w:val="0"/>
            <w:i/>
            <w:iCs/>
            <w:sz w:val="22"/>
            <w:szCs w:val="22"/>
            <w:rPrChange w:id="872" w:author="Ji Haomin" w:date="2024-05-09T10:52:17Z">
              <w:rPr>
                <w:rFonts w:hint="eastAsia"/>
              </w:rPr>
            </w:rPrChange>
          </w:rPr>
          <w:t>Science in China (Ser D)</w:t>
        </w:r>
      </w:ins>
      <w:ins w:id="873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874" w:author="Ji Haomin" w:date="2024-05-09T10:50:16Z">
              <w:rPr>
                <w:rFonts w:hint="eastAsia"/>
              </w:rPr>
            </w:rPrChange>
          </w:rPr>
          <w:t>, 33(4), 151–162 (in Chinese with English abstract).</w:t>
        </w:r>
      </w:ins>
    </w:p>
    <w:p>
      <w:pPr>
        <w:pStyle w:val="102"/>
        <w:ind w:left="880" w:hanging="880" w:hangingChars="400"/>
        <w:rPr>
          <w:ins w:id="876" w:author="Ji Haomin" w:date="2024-05-09T10:50:16Z"/>
          <w:rFonts w:hint="eastAsia" w:ascii="Myriad Pro" w:hAnsi="Myriad Pro"/>
          <w:b w:val="0"/>
          <w:sz w:val="22"/>
          <w:szCs w:val="22"/>
          <w:rPrChange w:id="877" w:author="Ji Haomin" w:date="2024-05-09T10:50:16Z">
            <w:rPr>
              <w:ins w:id="878" w:author="Ji Haomin" w:date="2024-05-09T10:50:16Z"/>
              <w:rFonts w:hint="eastAsia"/>
            </w:rPr>
          </w:rPrChange>
        </w:rPr>
        <w:pPrChange w:id="875" w:author="Ji Haomin" w:date="2024-04-07T15:53:15Z">
          <w:pPr>
            <w:pStyle w:val="102"/>
            <w:ind w:left="440" w:hanging="440" w:hangingChars="200"/>
          </w:pPr>
        </w:pPrChange>
      </w:pPr>
      <w:ins w:id="879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880" w:author="Ji Haomin" w:date="2024-05-09T10:50:16Z">
              <w:rPr>
                <w:rFonts w:hint="eastAsia"/>
              </w:rPr>
            </w:rPrChange>
          </w:rPr>
          <w:t xml:space="preserve">Zhang, Y., Yao, X., Yu, K., Du G., &amp; Guo, C. (2016). Late Quaternary slip-rate and seismic activity of the Xianshuihe fault zone in southwest China. </w:t>
        </w:r>
      </w:ins>
      <w:ins w:id="881" w:author="Ji Haomin" w:date="2024-05-09T10:50:16Z">
        <w:r>
          <w:rPr>
            <w:rFonts w:hint="eastAsia" w:ascii="Myriad Pro" w:hAnsi="Myriad Pro"/>
            <w:b w:val="0"/>
            <w:i/>
            <w:iCs/>
            <w:sz w:val="22"/>
            <w:szCs w:val="22"/>
            <w:rPrChange w:id="882" w:author="Ji Haomin" w:date="2024-05-09T10:52:22Z">
              <w:rPr>
                <w:rFonts w:hint="eastAsia"/>
              </w:rPr>
            </w:rPrChange>
          </w:rPr>
          <w:t>Acta Geologica Sinica (English Edition)</w:t>
        </w:r>
      </w:ins>
      <w:ins w:id="883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884" w:author="Ji Haomin" w:date="2024-05-09T10:50:16Z">
              <w:rPr>
                <w:rFonts w:hint="eastAsia"/>
              </w:rPr>
            </w:rPrChange>
          </w:rPr>
          <w:t>. 90, 525–536. https://doi.org/10.1111/1755-6724.12688</w:t>
        </w:r>
      </w:ins>
    </w:p>
    <w:p>
      <w:pPr>
        <w:pStyle w:val="102"/>
        <w:ind w:left="880" w:hanging="880" w:hangingChars="400"/>
        <w:rPr>
          <w:ins w:id="886" w:author="Ji Haomin" w:date="2024-05-09T10:50:16Z"/>
          <w:rFonts w:hint="eastAsia" w:ascii="Myriad Pro" w:hAnsi="Myriad Pro"/>
          <w:b w:val="0"/>
          <w:sz w:val="22"/>
          <w:szCs w:val="22"/>
          <w:rPrChange w:id="887" w:author="Ji Haomin" w:date="2024-05-09T10:50:16Z">
            <w:rPr>
              <w:ins w:id="888" w:author="Ji Haomin" w:date="2024-05-09T10:50:16Z"/>
              <w:rFonts w:hint="eastAsia"/>
            </w:rPr>
          </w:rPrChange>
        </w:rPr>
        <w:pPrChange w:id="885" w:author="Ji Haomin" w:date="2024-04-07T15:53:15Z">
          <w:pPr>
            <w:pStyle w:val="102"/>
            <w:ind w:left="440" w:hanging="440" w:hangingChars="200"/>
          </w:pPr>
        </w:pPrChange>
      </w:pPr>
      <w:ins w:id="889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890" w:author="Ji Haomin" w:date="2024-05-09T10:50:16Z">
              <w:rPr>
                <w:rFonts w:hint="eastAsia"/>
              </w:rPr>
            </w:rPrChange>
          </w:rPr>
          <w:t xml:space="preserve">Zheng, G., Wang, H., Wright, T. J., Lou, Y., Zhang, R., Zhang, W., et al. (2017). Crustal deformation in the India-Eurasia collision Zong from 25 years of GPS measurements. </w:t>
        </w:r>
      </w:ins>
      <w:ins w:id="891" w:author="Ji Haomin" w:date="2024-05-09T10:50:16Z">
        <w:r>
          <w:rPr>
            <w:rFonts w:hint="eastAsia" w:ascii="Myriad Pro" w:hAnsi="Myriad Pro"/>
            <w:b w:val="0"/>
            <w:i/>
            <w:iCs/>
            <w:sz w:val="22"/>
            <w:szCs w:val="22"/>
            <w:rPrChange w:id="892" w:author="Ji Haomin" w:date="2024-05-09T10:52:26Z">
              <w:rPr>
                <w:rFonts w:hint="eastAsia"/>
              </w:rPr>
            </w:rPrChange>
          </w:rPr>
          <w:t>Journal of Geophysical Research: Solid Earth</w:t>
        </w:r>
      </w:ins>
      <w:ins w:id="893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894" w:author="Ji Haomin" w:date="2024-05-09T10:50:16Z">
              <w:rPr>
                <w:rFonts w:hint="eastAsia"/>
              </w:rPr>
            </w:rPrChange>
          </w:rPr>
          <w:t>, 122, 9290–9312. https://doi.org/10.1002/2017JB014465</w:t>
        </w:r>
      </w:ins>
    </w:p>
    <w:p>
      <w:pPr>
        <w:pStyle w:val="102"/>
        <w:ind w:left="880" w:hanging="880" w:hangingChars="400"/>
        <w:rPr>
          <w:del w:id="896" w:author="Ji Haomin" w:date="2024-04-07T15:53:05Z"/>
          <w:rFonts w:hint="eastAsia" w:ascii="Myriad Pro" w:hAnsi="Myriad Pro"/>
          <w:b w:val="0"/>
          <w:sz w:val="22"/>
          <w:szCs w:val="22"/>
        </w:rPr>
        <w:pPrChange w:id="895" w:author="Ji Haomin" w:date="2024-04-07T15:53:15Z">
          <w:pPr>
            <w:pStyle w:val="102"/>
            <w:ind w:left="440" w:hanging="440" w:hangingChars="200"/>
          </w:pPr>
        </w:pPrChange>
      </w:pPr>
      <w:ins w:id="897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898" w:author="Ji Haomin" w:date="2024-05-09T10:50:16Z">
              <w:rPr>
                <w:rFonts w:hint="eastAsia"/>
              </w:rPr>
            </w:rPrChange>
          </w:rPr>
          <w:t xml:space="preserve">Zhang, L., Cao, D., Zhang, J., &amp; Sui, L. (2019). Interseismic fault movement of Xianshuihe fault zone based on across-fault deformation data and InSAR. </w:t>
        </w:r>
      </w:ins>
      <w:ins w:id="899" w:author="Ji Haomin" w:date="2024-05-09T10:50:16Z">
        <w:r>
          <w:rPr>
            <w:rFonts w:hint="eastAsia" w:ascii="Myriad Pro" w:hAnsi="Myriad Pro"/>
            <w:b w:val="0"/>
            <w:i/>
            <w:iCs/>
            <w:sz w:val="22"/>
            <w:szCs w:val="22"/>
            <w:rPrChange w:id="900" w:author="Ji Haomin" w:date="2024-05-09T10:52:34Z">
              <w:rPr>
                <w:rFonts w:hint="eastAsia"/>
              </w:rPr>
            </w:rPrChange>
          </w:rPr>
          <w:t>Pure and Applied Geophysics</w:t>
        </w:r>
      </w:ins>
      <w:ins w:id="901" w:author="Ji Haomin" w:date="2024-05-09T10:50:16Z">
        <w:r>
          <w:rPr>
            <w:rFonts w:hint="eastAsia" w:ascii="Myriad Pro" w:hAnsi="Myriad Pro"/>
            <w:b w:val="0"/>
            <w:sz w:val="22"/>
            <w:szCs w:val="22"/>
            <w:rPrChange w:id="902" w:author="Ji Haomin" w:date="2024-05-09T10:50:16Z">
              <w:rPr>
                <w:rFonts w:hint="eastAsia"/>
              </w:rPr>
            </w:rPrChange>
          </w:rPr>
          <w:t>, 176, 649–667. https://doi.org/10.1007/s00024-018-1989-4</w:t>
        </w:r>
      </w:ins>
      <w:del w:id="903" w:author="Ji Haomin" w:date="2024-04-07T15:53:05Z">
        <w:r>
          <w:rPr>
            <w:rFonts w:hint="eastAsia" w:ascii="Myriad Pro" w:hAnsi="Myriad Pro"/>
            <w:b w:val="0"/>
            <w:sz w:val="22"/>
            <w:szCs w:val="22"/>
          </w:rPr>
          <w:delText xml:space="preserve">Chang, Z. F., Chang, H., Li, J. L., Hou, J. X., Song, Z. F., &amp; Mao, D. P. (2015). Late Quaternary activity of the Chuxiong-Nanhua fault and the 1680 Chuxiong M63/4 earthquake. </w:delText>
        </w:r>
      </w:del>
      <w:del w:id="904" w:author="Ji Haomin" w:date="2024-04-07T15:53:05Z">
        <w:r>
          <w:rPr>
            <w:rFonts w:hint="eastAsia" w:ascii="Myriad Pro" w:hAnsi="Myriad Pro"/>
            <w:b w:val="0"/>
            <w:i/>
            <w:iCs/>
            <w:sz w:val="22"/>
            <w:szCs w:val="22"/>
          </w:rPr>
          <w:delText>Earthquake Research in China</w:delText>
        </w:r>
      </w:del>
      <w:del w:id="905" w:author="Ji Haomin" w:date="2024-04-07T15:53:05Z">
        <w:r>
          <w:rPr>
            <w:rFonts w:hint="eastAsia" w:ascii="Myriad Pro" w:hAnsi="Myriad Pro"/>
            <w:b w:val="0"/>
            <w:sz w:val="22"/>
            <w:szCs w:val="22"/>
          </w:rPr>
          <w:delText>, 31(03), 492-500 (in Chinese with English Abstract).</w:delText>
        </w:r>
      </w:del>
    </w:p>
    <w:p>
      <w:pPr>
        <w:pStyle w:val="102"/>
        <w:ind w:left="880" w:hanging="880" w:hangingChars="400"/>
        <w:rPr>
          <w:del w:id="907" w:author="Ji Haomin" w:date="2024-04-07T15:53:05Z"/>
          <w:rFonts w:hint="eastAsia" w:ascii="Myriad Pro" w:hAnsi="Myriad Pro"/>
          <w:b w:val="0"/>
          <w:sz w:val="22"/>
          <w:szCs w:val="22"/>
        </w:rPr>
        <w:pPrChange w:id="906" w:author="Ji Haomin" w:date="2024-04-07T15:53:15Z">
          <w:pPr>
            <w:pStyle w:val="102"/>
            <w:ind w:left="440" w:hanging="440" w:hangingChars="200"/>
          </w:pPr>
        </w:pPrChange>
      </w:pPr>
      <w:del w:id="908" w:author="Ji Haomin" w:date="2024-04-07T15:53:05Z">
        <w:r>
          <w:rPr>
            <w:rFonts w:hint="eastAsia" w:ascii="Myriad Pro" w:hAnsi="Myriad Pro"/>
            <w:b w:val="0"/>
            <w:sz w:val="22"/>
            <w:szCs w:val="22"/>
          </w:rPr>
          <w:delText xml:space="preserve">Chen, G., Xu, X., Wen, X., &amp; Chen, Y. G. (2016). Late Quaternary slip-rates and slip-partitioning on the southeastern Xianshuihe fault system, Eastern Tibetan Plateau. </w:delText>
        </w:r>
      </w:del>
      <w:del w:id="909" w:author="Ji Haomin" w:date="2024-04-07T15:53:05Z">
        <w:r>
          <w:rPr>
            <w:rFonts w:hint="eastAsia" w:ascii="Myriad Pro" w:hAnsi="Myriad Pro"/>
            <w:b w:val="0"/>
            <w:i/>
            <w:iCs/>
            <w:sz w:val="22"/>
            <w:szCs w:val="22"/>
          </w:rPr>
          <w:delText>Acta Geologica Sinica (English edition)</w:delText>
        </w:r>
      </w:del>
      <w:del w:id="910" w:author="Ji Haomin" w:date="2024-04-07T15:53:05Z">
        <w:r>
          <w:rPr>
            <w:rFonts w:hint="eastAsia" w:ascii="Myriad Pro" w:hAnsi="Myriad Pro"/>
            <w:b w:val="0"/>
            <w:sz w:val="22"/>
            <w:szCs w:val="22"/>
          </w:rPr>
          <w:delText>, 90, 537–554.  https://doi.org/10.1111/1755-6724.12689.</w:delText>
        </w:r>
      </w:del>
    </w:p>
    <w:p>
      <w:pPr>
        <w:pStyle w:val="102"/>
        <w:ind w:left="880" w:hanging="880" w:hangingChars="400"/>
        <w:rPr>
          <w:del w:id="912" w:author="Ji Haomin" w:date="2024-04-07T15:53:05Z"/>
          <w:rFonts w:hint="eastAsia" w:ascii="Myriad Pro" w:hAnsi="Myriad Pro"/>
          <w:b w:val="0"/>
          <w:sz w:val="22"/>
          <w:szCs w:val="22"/>
        </w:rPr>
        <w:pPrChange w:id="911" w:author="Ji Haomin" w:date="2024-04-07T15:53:15Z">
          <w:pPr>
            <w:pStyle w:val="102"/>
            <w:ind w:left="440" w:hanging="440" w:hangingChars="200"/>
          </w:pPr>
        </w:pPrChange>
      </w:pPr>
      <w:del w:id="913" w:author="Ji Haomin" w:date="2024-04-07T15:53:05Z">
        <w:r>
          <w:rPr>
            <w:rFonts w:hint="eastAsia" w:ascii="Myriad Pro" w:hAnsi="Myriad Pro"/>
            <w:b w:val="0"/>
            <w:sz w:val="22"/>
            <w:szCs w:val="22"/>
          </w:rPr>
          <w:delText xml:space="preserve">Gao, Y., Ding, R., Zhang, S., &amp; Ren, J. (2019). Slip Rate of Lijiang-Xiaojinhe Fault in the Holocene. </w:delText>
        </w:r>
      </w:del>
      <w:del w:id="914" w:author="Ji Haomin" w:date="2024-04-07T15:53:05Z">
        <w:r>
          <w:rPr>
            <w:rFonts w:hint="eastAsia" w:ascii="Myriad Pro" w:hAnsi="Myriad Pro"/>
            <w:b w:val="0"/>
            <w:i/>
            <w:iCs/>
            <w:sz w:val="22"/>
            <w:szCs w:val="22"/>
          </w:rPr>
          <w:delText>Technology for Earthquake Disaster Prevention,</w:delText>
        </w:r>
      </w:del>
      <w:del w:id="915" w:author="Ji Haomin" w:date="2024-04-07T15:53:05Z">
        <w:r>
          <w:rPr>
            <w:rFonts w:hint="eastAsia" w:ascii="Myriad Pro" w:hAnsi="Myriad Pro"/>
            <w:b w:val="0"/>
            <w:sz w:val="22"/>
            <w:szCs w:val="22"/>
          </w:rPr>
          <w:delText xml:space="preserve"> (03), 617-627 (in Chinese with English abstract).</w:delText>
        </w:r>
      </w:del>
    </w:p>
    <w:p>
      <w:pPr>
        <w:pStyle w:val="102"/>
        <w:ind w:left="880" w:hanging="880" w:hangingChars="400"/>
        <w:rPr>
          <w:del w:id="917" w:author="Ji Haomin" w:date="2024-04-07T15:53:05Z"/>
          <w:rFonts w:hint="eastAsia" w:ascii="Myriad Pro" w:hAnsi="Myriad Pro"/>
          <w:b w:val="0"/>
          <w:sz w:val="22"/>
          <w:szCs w:val="22"/>
        </w:rPr>
        <w:pPrChange w:id="916" w:author="Ji Haomin" w:date="2024-04-07T15:53:15Z">
          <w:pPr>
            <w:pStyle w:val="102"/>
            <w:ind w:left="440" w:hanging="440" w:hangingChars="200"/>
          </w:pPr>
        </w:pPrChange>
      </w:pPr>
      <w:del w:id="918" w:author="Ji Haomin" w:date="2024-04-07T15:53:05Z">
        <w:r>
          <w:rPr>
            <w:rFonts w:hint="eastAsia" w:ascii="Myriad Pro" w:hAnsi="Myriad Pro"/>
            <w:b w:val="0"/>
            <w:sz w:val="22"/>
            <w:szCs w:val="22"/>
          </w:rPr>
          <w:delText xml:space="preserve">He, H., &amp; Oguchi, T. (2008). Late Quaternary activity of the Zemuhe and Xiaojiang Faults in southwest China from geomorphological mapping. </w:delText>
        </w:r>
      </w:del>
      <w:del w:id="919" w:author="Ji Haomin" w:date="2024-04-07T15:53:05Z">
        <w:r>
          <w:rPr>
            <w:rFonts w:hint="eastAsia" w:ascii="Myriad Pro" w:hAnsi="Myriad Pro"/>
            <w:b w:val="0"/>
            <w:i/>
            <w:iCs/>
            <w:sz w:val="22"/>
            <w:szCs w:val="22"/>
          </w:rPr>
          <w:delText>Geomorphology</w:delText>
        </w:r>
      </w:del>
      <w:del w:id="920" w:author="Ji Haomin" w:date="2024-04-07T15:53:05Z">
        <w:r>
          <w:rPr>
            <w:rFonts w:hint="eastAsia" w:ascii="Myriad Pro" w:hAnsi="Myriad Pro"/>
            <w:b w:val="0"/>
            <w:sz w:val="22"/>
            <w:szCs w:val="22"/>
          </w:rPr>
          <w:delText>, 96(1-2), 62–85. https://doi.org/10.1016/j.geomorph.2007.07.009.</w:delText>
        </w:r>
      </w:del>
    </w:p>
    <w:p>
      <w:pPr>
        <w:pStyle w:val="102"/>
        <w:ind w:left="880" w:hanging="880" w:hangingChars="400"/>
        <w:rPr>
          <w:del w:id="922" w:author="Ji Haomin" w:date="2024-04-07T15:53:05Z"/>
          <w:rFonts w:hint="eastAsia" w:ascii="Myriad Pro" w:hAnsi="Myriad Pro"/>
          <w:b w:val="0"/>
          <w:sz w:val="22"/>
          <w:szCs w:val="22"/>
        </w:rPr>
        <w:pPrChange w:id="921" w:author="Ji Haomin" w:date="2024-04-07T15:53:15Z">
          <w:pPr>
            <w:pStyle w:val="102"/>
            <w:ind w:left="440" w:hanging="440" w:hangingChars="200"/>
          </w:pPr>
        </w:pPrChange>
      </w:pPr>
      <w:del w:id="923" w:author="Ji Haomin" w:date="2024-04-07T15:53:05Z">
        <w:r>
          <w:rPr>
            <w:rFonts w:hint="eastAsia" w:ascii="Myriad Pro" w:hAnsi="Myriad Pro"/>
            <w:b w:val="0"/>
            <w:sz w:val="22"/>
            <w:szCs w:val="22"/>
          </w:rPr>
          <w:delText xml:space="preserve">Hu, M., Wu, Z., Li, J., Zhang, K., Reicherter, K. R., &amp; Bi, W. (2021). Late Quaternary left-lateral strike slip rate along the Anninghe-Zemuhe Section of the Xianshuihe-Xiaojiang Fault System and its implication to the clockwise block rotation of the SE margin of the Tibetan Plateau. </w:delText>
        </w:r>
      </w:del>
      <w:del w:id="924" w:author="Ji Haomin" w:date="2024-04-07T15:53:05Z">
        <w:r>
          <w:rPr>
            <w:rFonts w:hint="eastAsia" w:ascii="Myriad Pro" w:hAnsi="Myriad Pro"/>
            <w:b w:val="0"/>
            <w:i/>
            <w:iCs/>
            <w:sz w:val="22"/>
            <w:szCs w:val="22"/>
          </w:rPr>
          <w:delText>Geochemistry, Geophysics, Geosystems</w:delText>
        </w:r>
      </w:del>
      <w:del w:id="925" w:author="Ji Haomin" w:date="2024-04-07T15:53:05Z">
        <w:r>
          <w:rPr>
            <w:rFonts w:hint="eastAsia" w:ascii="Myriad Pro" w:hAnsi="Myriad Pro"/>
            <w:b w:val="0"/>
            <w:sz w:val="22"/>
            <w:szCs w:val="22"/>
          </w:rPr>
          <w:delText>, https://doi.org/10.1002/essoar.10505860.2.</w:delText>
        </w:r>
      </w:del>
    </w:p>
    <w:p>
      <w:pPr>
        <w:pStyle w:val="102"/>
        <w:ind w:left="880" w:hanging="880" w:hangingChars="400"/>
        <w:rPr>
          <w:del w:id="927" w:author="Ji Haomin" w:date="2024-04-07T15:53:05Z"/>
          <w:rFonts w:hint="eastAsia" w:ascii="Myriad Pro" w:hAnsi="Myriad Pro"/>
          <w:b w:val="0"/>
          <w:sz w:val="22"/>
          <w:szCs w:val="22"/>
        </w:rPr>
        <w:pPrChange w:id="926" w:author="Ji Haomin" w:date="2024-04-07T15:53:15Z">
          <w:pPr>
            <w:pStyle w:val="102"/>
            <w:ind w:left="440" w:hanging="440" w:hangingChars="200"/>
          </w:pPr>
        </w:pPrChange>
      </w:pPr>
      <w:del w:id="928" w:author="Ji Haomin" w:date="2024-04-07T15:53:05Z">
        <w:r>
          <w:rPr>
            <w:rFonts w:hint="eastAsia" w:ascii="Myriad Pro" w:hAnsi="Myriad Pro"/>
            <w:b w:val="0"/>
            <w:sz w:val="22"/>
            <w:szCs w:val="22"/>
          </w:rPr>
          <w:delText>Institute of Geology, State Seismological Administration and Yunnan Seismological Administration (IGSYSA). 1990. Active fault in northwest Yunnan province. Seismological Press. (in Chinese)</w:delText>
        </w:r>
      </w:del>
    </w:p>
    <w:p>
      <w:pPr>
        <w:pStyle w:val="102"/>
        <w:ind w:left="880" w:hanging="880" w:hangingChars="400"/>
        <w:rPr>
          <w:del w:id="930" w:author="Ji Haomin" w:date="2024-04-07T15:53:05Z"/>
          <w:rFonts w:hint="eastAsia" w:ascii="Myriad Pro" w:hAnsi="Myriad Pro"/>
          <w:b w:val="0"/>
          <w:sz w:val="22"/>
          <w:szCs w:val="22"/>
        </w:rPr>
        <w:pPrChange w:id="929" w:author="Ji Haomin" w:date="2024-04-07T15:53:15Z">
          <w:pPr>
            <w:pStyle w:val="102"/>
            <w:ind w:left="440" w:hanging="440" w:hangingChars="200"/>
          </w:pPr>
        </w:pPrChange>
      </w:pPr>
      <w:del w:id="931" w:author="Ji Haomin" w:date="2024-04-07T15:53:05Z">
        <w:r>
          <w:rPr>
            <w:rFonts w:hint="eastAsia" w:ascii="Myriad Pro" w:hAnsi="Myriad Pro"/>
            <w:b w:val="0"/>
            <w:sz w:val="22"/>
            <w:szCs w:val="22"/>
          </w:rPr>
          <w:delText xml:space="preserve">Li, C., Wang, Y., Gan, W., Fang, L., Zhou, R., Seagren, E. G., et al. (2020). Diffuse deformation in the SE Tibetan Plateau: New insights from geodetic observations. </w:delText>
        </w:r>
      </w:del>
      <w:del w:id="932" w:author="Ji Haomin" w:date="2024-04-07T15:53:05Z">
        <w:r>
          <w:rPr>
            <w:rFonts w:hint="eastAsia" w:ascii="Myriad Pro" w:hAnsi="Myriad Pro"/>
            <w:b w:val="0"/>
            <w:i/>
            <w:iCs/>
            <w:sz w:val="22"/>
            <w:szCs w:val="22"/>
          </w:rPr>
          <w:delText>Journal of Geophysical Research: Solid Earth</w:delText>
        </w:r>
      </w:del>
      <w:del w:id="933" w:author="Ji Haomin" w:date="2024-04-07T15:53:05Z">
        <w:r>
          <w:rPr>
            <w:rFonts w:hint="eastAsia" w:ascii="Myriad Pro" w:hAnsi="Myriad Pro"/>
            <w:b w:val="0"/>
            <w:sz w:val="22"/>
            <w:szCs w:val="22"/>
          </w:rPr>
          <w:delText>, 125, e2020JB019383. https://doi.org/10.1029/2020JB019383</w:delText>
        </w:r>
      </w:del>
    </w:p>
    <w:p>
      <w:pPr>
        <w:pStyle w:val="102"/>
        <w:ind w:left="880" w:hanging="880" w:hangingChars="400"/>
        <w:rPr>
          <w:del w:id="935" w:author="Ji Haomin" w:date="2024-04-07T15:53:05Z"/>
          <w:rFonts w:hint="eastAsia" w:ascii="Myriad Pro" w:hAnsi="Myriad Pro"/>
          <w:b w:val="0"/>
          <w:sz w:val="22"/>
          <w:szCs w:val="22"/>
        </w:rPr>
        <w:pPrChange w:id="934" w:author="Ji Haomin" w:date="2024-04-07T15:53:15Z">
          <w:pPr>
            <w:pStyle w:val="102"/>
            <w:ind w:left="440" w:hanging="440" w:hangingChars="200"/>
          </w:pPr>
        </w:pPrChange>
      </w:pPr>
      <w:del w:id="936" w:author="Ji Haomin" w:date="2024-04-07T15:53:05Z">
        <w:r>
          <w:rPr>
            <w:rFonts w:hint="eastAsia" w:ascii="Myriad Pro" w:hAnsi="Myriad Pro"/>
            <w:b w:val="0"/>
            <w:sz w:val="22"/>
            <w:szCs w:val="22"/>
          </w:rPr>
          <w:delText xml:space="preserve">Tin, T., Nishimura, T., Hashimoto, M., Lindsey, E., Aung, L. T., Min, S. M., et al. (2022). Present-day crustal deformation and slip rate along the southern Sagaing fault in Myanmar by GNSS observation. </w:delText>
        </w:r>
      </w:del>
      <w:del w:id="937" w:author="Ji Haomin" w:date="2024-04-07T15:53:05Z">
        <w:r>
          <w:rPr>
            <w:rFonts w:hint="eastAsia" w:ascii="Myriad Pro" w:hAnsi="Myriad Pro"/>
            <w:b w:val="0"/>
            <w:i/>
            <w:iCs/>
            <w:sz w:val="22"/>
            <w:szCs w:val="22"/>
          </w:rPr>
          <w:delText>Journal of Asian Earth Sciences</w:delText>
        </w:r>
      </w:del>
      <w:del w:id="938" w:author="Ji Haomin" w:date="2024-04-07T15:53:05Z">
        <w:r>
          <w:rPr>
            <w:rFonts w:hint="eastAsia" w:ascii="Myriad Pro" w:hAnsi="Myriad Pro"/>
            <w:b w:val="0"/>
            <w:sz w:val="22"/>
            <w:szCs w:val="22"/>
          </w:rPr>
          <w:delText>, 228, 105125. https://doi.org/10.1016/j.jseaes.2022.105125</w:delText>
        </w:r>
      </w:del>
    </w:p>
    <w:p>
      <w:pPr>
        <w:pStyle w:val="102"/>
        <w:ind w:left="880" w:hanging="880" w:hangingChars="400"/>
        <w:rPr>
          <w:del w:id="940" w:author="Ji Haomin" w:date="2024-04-07T15:53:05Z"/>
          <w:rFonts w:hint="eastAsia" w:ascii="Myriad Pro" w:hAnsi="Myriad Pro"/>
          <w:b w:val="0"/>
          <w:sz w:val="22"/>
          <w:szCs w:val="22"/>
        </w:rPr>
        <w:pPrChange w:id="939" w:author="Ji Haomin" w:date="2024-04-07T15:53:15Z">
          <w:pPr>
            <w:pStyle w:val="102"/>
            <w:ind w:left="440" w:hanging="440" w:hangingChars="200"/>
          </w:pPr>
        </w:pPrChange>
      </w:pPr>
      <w:del w:id="941" w:author="Ji Haomin" w:date="2024-04-07T15:53:05Z">
        <w:r>
          <w:rPr>
            <w:rFonts w:hint="eastAsia" w:ascii="Myriad Pro" w:hAnsi="Myriad Pro"/>
            <w:b w:val="0"/>
            <w:sz w:val="22"/>
            <w:szCs w:val="22"/>
          </w:rPr>
          <w:delText xml:space="preserve">Ren, J. (1994). Late Quaternary displacement and slip rate of Zemuhe Fault in Sichuan, China. </w:delText>
        </w:r>
      </w:del>
      <w:del w:id="942" w:author="Ji Haomin" w:date="2024-04-07T15:53:05Z">
        <w:r>
          <w:rPr>
            <w:rFonts w:hint="eastAsia" w:ascii="Myriad Pro" w:hAnsi="Myriad Pro"/>
            <w:b w:val="0"/>
            <w:i/>
            <w:iCs/>
            <w:sz w:val="22"/>
            <w:szCs w:val="22"/>
          </w:rPr>
          <w:delText>Seismology and Geology</w:delText>
        </w:r>
      </w:del>
      <w:del w:id="943" w:author="Ji Haomin" w:date="2024-04-07T15:53:05Z">
        <w:r>
          <w:rPr>
            <w:rFonts w:hint="eastAsia" w:ascii="Myriad Pro" w:hAnsi="Myriad Pro"/>
            <w:b w:val="0"/>
            <w:sz w:val="22"/>
            <w:szCs w:val="22"/>
          </w:rPr>
          <w:delText>, 16(2), 146 (in Chinese with English abstract).</w:delText>
        </w:r>
      </w:del>
    </w:p>
    <w:p>
      <w:pPr>
        <w:pStyle w:val="102"/>
        <w:ind w:left="880" w:hanging="880" w:hangingChars="400"/>
        <w:rPr>
          <w:del w:id="945" w:author="Ji Haomin" w:date="2024-04-07T15:53:05Z"/>
          <w:rFonts w:hint="eastAsia" w:ascii="Myriad Pro" w:hAnsi="Myriad Pro"/>
          <w:b w:val="0"/>
          <w:sz w:val="22"/>
          <w:szCs w:val="22"/>
        </w:rPr>
        <w:pPrChange w:id="944" w:author="Ji Haomin" w:date="2024-04-07T15:53:15Z">
          <w:pPr>
            <w:pStyle w:val="102"/>
            <w:ind w:left="440" w:hanging="440" w:hangingChars="200"/>
          </w:pPr>
        </w:pPrChange>
      </w:pPr>
      <w:del w:id="946" w:author="Ji Haomin" w:date="2024-04-07T15:53:05Z">
        <w:r>
          <w:rPr>
            <w:rFonts w:hint="eastAsia" w:ascii="Myriad Pro" w:hAnsi="Myriad Pro"/>
            <w:b w:val="0"/>
            <w:sz w:val="22"/>
            <w:szCs w:val="22"/>
          </w:rPr>
          <w:delText xml:space="preserve">Shen, Z., Lu, J., Wang, M., &amp; Bürgmann, R. (2005). Contemporary crustal deformation around the southeast borderland of the Tibetan Plateau. </w:delText>
        </w:r>
      </w:del>
      <w:del w:id="947" w:author="Ji Haomin" w:date="2024-04-07T15:53:05Z">
        <w:r>
          <w:rPr>
            <w:rFonts w:hint="eastAsia" w:ascii="Myriad Pro" w:hAnsi="Myriad Pro"/>
            <w:b w:val="0"/>
            <w:i/>
            <w:iCs/>
            <w:sz w:val="22"/>
            <w:szCs w:val="22"/>
          </w:rPr>
          <w:delText>Journal of Geophysical Research</w:delText>
        </w:r>
      </w:del>
      <w:del w:id="948" w:author="Ji Haomin" w:date="2024-04-07T15:53:05Z">
        <w:r>
          <w:rPr>
            <w:rFonts w:hint="eastAsia" w:ascii="Myriad Pro" w:hAnsi="Myriad Pro"/>
            <w:b w:val="0"/>
            <w:sz w:val="22"/>
            <w:szCs w:val="22"/>
          </w:rPr>
          <w:delText>, 110, B11409. https://doi.org/10.1029/2004JB003421.</w:delText>
        </w:r>
      </w:del>
    </w:p>
    <w:p>
      <w:pPr>
        <w:pStyle w:val="102"/>
        <w:ind w:left="880" w:hanging="880" w:hangingChars="400"/>
        <w:rPr>
          <w:del w:id="950" w:author="Ji Haomin" w:date="2024-04-07T15:53:05Z"/>
          <w:rFonts w:hint="eastAsia" w:ascii="Myriad Pro" w:hAnsi="Myriad Pro"/>
          <w:b w:val="0"/>
          <w:sz w:val="22"/>
          <w:szCs w:val="22"/>
        </w:rPr>
        <w:pPrChange w:id="949" w:author="Ji Haomin" w:date="2024-04-07T15:53:15Z">
          <w:pPr>
            <w:pStyle w:val="102"/>
            <w:ind w:left="440" w:hanging="440" w:hangingChars="200"/>
          </w:pPr>
        </w:pPrChange>
      </w:pPr>
      <w:del w:id="951" w:author="Ji Haomin" w:date="2024-04-07T15:53:05Z">
        <w:r>
          <w:rPr>
            <w:rFonts w:hint="eastAsia" w:ascii="Myriad Pro" w:hAnsi="Myriad Pro"/>
            <w:b w:val="0"/>
            <w:sz w:val="22"/>
            <w:szCs w:val="22"/>
          </w:rPr>
          <w:delText xml:space="preserve">Shi, X., Sieh, K., Weldon, R., Zhu, C., Han, Y., Yang, J., et al. (2018b). Slip rate and rare large prehistoric earthquakes of the Red River fault, Southwestern China. </w:delText>
        </w:r>
      </w:del>
      <w:del w:id="952" w:author="Ji Haomin" w:date="2024-04-07T15:53:05Z">
        <w:r>
          <w:rPr>
            <w:rFonts w:hint="eastAsia" w:ascii="Myriad Pro" w:hAnsi="Myriad Pro"/>
            <w:b w:val="0"/>
            <w:i/>
            <w:iCs/>
            <w:sz w:val="22"/>
            <w:szCs w:val="22"/>
          </w:rPr>
          <w:delText>Geochemstry, Geophysics, Geosystems</w:delText>
        </w:r>
      </w:del>
      <w:del w:id="953" w:author="Ji Haomin" w:date="2024-04-07T15:53:05Z">
        <w:r>
          <w:rPr>
            <w:rFonts w:hint="eastAsia" w:ascii="Myriad Pro" w:hAnsi="Myriad Pro"/>
            <w:b w:val="0"/>
            <w:sz w:val="22"/>
            <w:szCs w:val="22"/>
          </w:rPr>
          <w:delText>, 19, 2014–2031. https://doi.org/10.1029/2017GC007420</w:delText>
        </w:r>
      </w:del>
    </w:p>
    <w:p>
      <w:pPr>
        <w:pStyle w:val="102"/>
        <w:ind w:left="880" w:hanging="880" w:hangingChars="400"/>
        <w:rPr>
          <w:del w:id="955" w:author="Ji Haomin" w:date="2024-04-07T15:53:05Z"/>
          <w:rFonts w:hint="eastAsia" w:ascii="Myriad Pro" w:hAnsi="Myriad Pro"/>
          <w:b w:val="0"/>
          <w:sz w:val="22"/>
          <w:szCs w:val="22"/>
        </w:rPr>
        <w:pPrChange w:id="954" w:author="Ji Haomin" w:date="2024-04-07T15:53:15Z">
          <w:pPr>
            <w:pStyle w:val="102"/>
            <w:ind w:left="440" w:hanging="440" w:hangingChars="200"/>
          </w:pPr>
        </w:pPrChange>
      </w:pPr>
      <w:del w:id="956" w:author="Ji Haomin" w:date="2024-04-07T15:53:05Z">
        <w:r>
          <w:rPr>
            <w:rFonts w:hint="eastAsia" w:ascii="Myriad Pro" w:hAnsi="Myriad Pro"/>
            <w:b w:val="0"/>
            <w:sz w:val="22"/>
            <w:szCs w:val="22"/>
          </w:rPr>
          <w:delText xml:space="preserve">Wang, Y., Wang, E., Shen, Z., Wang, M., Gan, W., Qiao, X., et al. (2008). Inversion of current activity rates of major faults in Sichuan-Yunnan region based on GPS data constraints. </w:delText>
        </w:r>
      </w:del>
      <w:del w:id="957" w:author="Ji Haomin" w:date="2024-04-07T15:53:05Z">
        <w:r>
          <w:rPr>
            <w:rFonts w:hint="eastAsia" w:ascii="Myriad Pro" w:hAnsi="Myriad Pro"/>
            <w:b w:val="0"/>
            <w:i/>
            <w:iCs/>
            <w:sz w:val="22"/>
            <w:szCs w:val="22"/>
          </w:rPr>
          <w:delText>Science China Earth Sciences</w:delText>
        </w:r>
      </w:del>
      <w:del w:id="958" w:author="Ji Haomin" w:date="2024-04-07T15:53:05Z">
        <w:r>
          <w:rPr>
            <w:rFonts w:hint="eastAsia" w:ascii="Myriad Pro" w:hAnsi="Myriad Pro"/>
            <w:b w:val="0"/>
            <w:sz w:val="22"/>
            <w:szCs w:val="22"/>
          </w:rPr>
          <w:delText>, 38(5), 582–597 (in Chinese with English abstract).</w:delText>
        </w:r>
      </w:del>
    </w:p>
    <w:p>
      <w:pPr>
        <w:pStyle w:val="102"/>
        <w:ind w:left="880" w:hanging="880" w:hangingChars="400"/>
        <w:rPr>
          <w:del w:id="960" w:author="Ji Haomin" w:date="2024-04-07T15:53:05Z"/>
          <w:rFonts w:hint="eastAsia" w:ascii="Myriad Pro" w:hAnsi="Myriad Pro"/>
          <w:b w:val="0"/>
          <w:sz w:val="22"/>
          <w:szCs w:val="22"/>
        </w:rPr>
        <w:pPrChange w:id="959" w:author="Ji Haomin" w:date="2024-04-07T15:53:15Z">
          <w:pPr>
            <w:pStyle w:val="102"/>
            <w:ind w:left="440" w:hanging="440" w:hangingChars="200"/>
          </w:pPr>
        </w:pPrChange>
      </w:pPr>
      <w:del w:id="961" w:author="Ji Haomin" w:date="2024-04-07T15:53:05Z">
        <w:r>
          <w:rPr>
            <w:rFonts w:hint="eastAsia" w:ascii="Myriad Pro" w:hAnsi="Myriad Pro"/>
            <w:b w:val="0"/>
            <w:sz w:val="22"/>
            <w:szCs w:val="22"/>
          </w:rPr>
          <w:delText xml:space="preserve">Wang, Y., Zhang, B., Hou, J., &amp; Ai, X. (2015). Late Quaternary Activity of the Qujiang Fault and Analysis of the Slip Rate. </w:delText>
        </w:r>
      </w:del>
      <w:del w:id="962" w:author="Ji Haomin" w:date="2024-04-07T15:53:05Z">
        <w:r>
          <w:rPr>
            <w:rFonts w:hint="eastAsia" w:ascii="Myriad Pro" w:hAnsi="Myriad Pro"/>
            <w:b w:val="0"/>
            <w:i/>
            <w:iCs/>
            <w:sz w:val="22"/>
            <w:szCs w:val="22"/>
          </w:rPr>
          <w:delText>Seismology and Geology</w:delText>
        </w:r>
      </w:del>
      <w:del w:id="963" w:author="Ji Haomin" w:date="2024-04-07T15:53:05Z">
        <w:r>
          <w:rPr>
            <w:rFonts w:hint="eastAsia" w:ascii="Myriad Pro" w:hAnsi="Myriad Pro"/>
            <w:b w:val="0"/>
            <w:sz w:val="22"/>
            <w:szCs w:val="22"/>
          </w:rPr>
          <w:delText>, 37(4), 1177-1192 (in Chinese with English abstract).</w:delText>
        </w:r>
      </w:del>
    </w:p>
    <w:p>
      <w:pPr>
        <w:pStyle w:val="102"/>
        <w:ind w:left="880" w:hanging="880" w:hangingChars="400"/>
        <w:rPr>
          <w:del w:id="965" w:author="Ji Haomin" w:date="2024-04-07T15:53:05Z"/>
          <w:rFonts w:hint="eastAsia" w:ascii="Myriad Pro" w:hAnsi="Myriad Pro"/>
          <w:b w:val="0"/>
          <w:sz w:val="22"/>
          <w:szCs w:val="22"/>
        </w:rPr>
        <w:pPrChange w:id="964" w:author="Ji Haomin" w:date="2024-04-07T15:53:15Z">
          <w:pPr>
            <w:pStyle w:val="102"/>
            <w:ind w:left="440" w:hanging="440" w:hangingChars="200"/>
          </w:pPr>
        </w:pPrChange>
      </w:pPr>
      <w:del w:id="966" w:author="Ji Haomin" w:date="2024-04-07T15:53:05Z">
        <w:r>
          <w:rPr>
            <w:rFonts w:hint="eastAsia" w:ascii="Myriad Pro" w:hAnsi="Myriad Pro"/>
            <w:b w:val="0"/>
            <w:sz w:val="22"/>
            <w:szCs w:val="22"/>
          </w:rPr>
          <w:delText xml:space="preserve">Wei, Z., He, H., Shi, F.,Xu, Y., Bi, S., &amp; Sun, H. (2012). Slip rate on the south segment of Daliangshan Fault zone. </w:delText>
        </w:r>
      </w:del>
      <w:del w:id="967" w:author="Ji Haomin" w:date="2024-04-07T15:53:05Z">
        <w:r>
          <w:rPr>
            <w:rFonts w:hint="eastAsia" w:ascii="Myriad Pro" w:hAnsi="Myriad Pro"/>
            <w:b w:val="0"/>
            <w:i/>
            <w:iCs/>
            <w:sz w:val="22"/>
            <w:szCs w:val="22"/>
          </w:rPr>
          <w:delText>Seismology and Geology</w:delText>
        </w:r>
      </w:del>
      <w:del w:id="968" w:author="Ji Haomin" w:date="2024-04-07T15:53:05Z">
        <w:r>
          <w:rPr>
            <w:rFonts w:hint="eastAsia" w:ascii="Myriad Pro" w:hAnsi="Myriad Pro"/>
            <w:b w:val="0"/>
            <w:sz w:val="22"/>
            <w:szCs w:val="22"/>
          </w:rPr>
          <w:delText>, 34(2): 282—293 (in Chinese with English abstract).</w:delText>
        </w:r>
      </w:del>
    </w:p>
    <w:p>
      <w:pPr>
        <w:pStyle w:val="102"/>
        <w:ind w:left="880" w:hanging="880" w:hangingChars="400"/>
        <w:rPr>
          <w:del w:id="970" w:author="Ji Haomin" w:date="2024-04-07T15:53:05Z"/>
          <w:rFonts w:hint="eastAsia" w:ascii="Myriad Pro" w:hAnsi="Myriad Pro"/>
          <w:b w:val="0"/>
          <w:sz w:val="22"/>
          <w:szCs w:val="22"/>
        </w:rPr>
        <w:pPrChange w:id="969" w:author="Ji Haomin" w:date="2024-04-07T15:53:15Z">
          <w:pPr>
            <w:pStyle w:val="102"/>
            <w:ind w:left="440" w:hanging="440" w:hangingChars="200"/>
          </w:pPr>
        </w:pPrChange>
      </w:pPr>
      <w:del w:id="971" w:author="Ji Haomin" w:date="2024-04-07T15:53:05Z">
        <w:r>
          <w:rPr>
            <w:rFonts w:hint="eastAsia" w:ascii="Myriad Pro" w:hAnsi="Myriad Pro"/>
            <w:b w:val="0"/>
            <w:sz w:val="22"/>
            <w:szCs w:val="22"/>
          </w:rPr>
          <w:delText xml:space="preserve">Wang, H., Ran, Y., Chen, L., Liang, M., Gao, S., Li, Y., &amp; Xu, L. (2018). Determination of Slip Rate on the Southern Segment of the Anninghe Fault. </w:delText>
        </w:r>
      </w:del>
      <w:del w:id="972" w:author="Ji Haomin" w:date="2024-04-07T15:53:05Z">
        <w:r>
          <w:rPr>
            <w:rFonts w:hint="eastAsia" w:ascii="Myriad Pro" w:hAnsi="Myriad Pro"/>
            <w:b w:val="0"/>
            <w:i/>
            <w:iCs/>
            <w:sz w:val="22"/>
            <w:szCs w:val="22"/>
          </w:rPr>
          <w:delText>Seismology and Geology</w:delText>
        </w:r>
      </w:del>
      <w:del w:id="973" w:author="Ji Haomin" w:date="2024-04-07T15:53:05Z">
        <w:r>
          <w:rPr>
            <w:rFonts w:hint="eastAsia" w:ascii="Myriad Pro" w:hAnsi="Myriad Pro"/>
            <w:b w:val="0"/>
            <w:sz w:val="22"/>
            <w:szCs w:val="22"/>
          </w:rPr>
          <w:delText>, 40 (5): 967-979 (in Chinese with English abstract).</w:delText>
        </w:r>
      </w:del>
    </w:p>
    <w:p>
      <w:pPr>
        <w:pStyle w:val="102"/>
        <w:ind w:left="880" w:hanging="880" w:hangingChars="400"/>
        <w:rPr>
          <w:del w:id="975" w:author="Ji Haomin" w:date="2024-04-07T15:53:05Z"/>
          <w:rFonts w:hint="eastAsia" w:ascii="Myriad Pro" w:hAnsi="Myriad Pro"/>
          <w:b w:val="0"/>
          <w:sz w:val="22"/>
          <w:szCs w:val="22"/>
        </w:rPr>
        <w:pPrChange w:id="974" w:author="Ji Haomin" w:date="2024-04-07T15:53:15Z">
          <w:pPr>
            <w:pStyle w:val="102"/>
            <w:ind w:left="440" w:hanging="440" w:hangingChars="200"/>
          </w:pPr>
        </w:pPrChange>
      </w:pPr>
      <w:del w:id="976" w:author="Ji Haomin" w:date="2024-04-07T15:53:05Z">
        <w:r>
          <w:rPr>
            <w:rFonts w:hint="eastAsia" w:ascii="Myriad Pro" w:hAnsi="Myriad Pro"/>
            <w:b w:val="0"/>
            <w:sz w:val="22"/>
            <w:szCs w:val="22"/>
          </w:rPr>
          <w:delText xml:space="preserve">Wang, W., Qiao, X., &amp; Ding, K.. (2020). Present-Day Kinematics in Southeastern Tibet Inferred From GPS Measurements. </w:delText>
        </w:r>
      </w:del>
      <w:del w:id="977" w:author="Ji Haomin" w:date="2024-04-07T15:53:05Z">
        <w:r>
          <w:rPr>
            <w:rFonts w:hint="eastAsia" w:ascii="Myriad Pro" w:hAnsi="Myriad Pro"/>
            <w:b w:val="0"/>
            <w:i/>
            <w:iCs/>
            <w:sz w:val="22"/>
            <w:szCs w:val="22"/>
          </w:rPr>
          <w:delText>Journal of Geophysical Research: Solid Earth</w:delText>
        </w:r>
      </w:del>
      <w:del w:id="978" w:author="Ji Haomin" w:date="2024-04-07T15:53:05Z">
        <w:r>
          <w:rPr>
            <w:rFonts w:hint="eastAsia" w:ascii="Myriad Pro" w:hAnsi="Myriad Pro"/>
            <w:b w:val="0"/>
            <w:sz w:val="22"/>
            <w:szCs w:val="22"/>
          </w:rPr>
          <w:delText>, 126, e2020JB021305. https://doi.org/10.1029/2020JB021305</w:delText>
        </w:r>
      </w:del>
    </w:p>
    <w:p>
      <w:pPr>
        <w:pStyle w:val="102"/>
        <w:ind w:left="880" w:hanging="880" w:hangingChars="400"/>
        <w:rPr>
          <w:del w:id="980" w:author="Ji Haomin" w:date="2024-04-07T15:53:05Z"/>
          <w:rFonts w:hint="eastAsia" w:ascii="Myriad Pro" w:hAnsi="Myriad Pro"/>
          <w:b w:val="0"/>
          <w:sz w:val="22"/>
          <w:szCs w:val="22"/>
        </w:rPr>
        <w:pPrChange w:id="979" w:author="Ji Haomin" w:date="2024-04-07T15:53:15Z">
          <w:pPr>
            <w:pStyle w:val="102"/>
            <w:ind w:left="440" w:hanging="440" w:hangingChars="200"/>
          </w:pPr>
        </w:pPrChange>
      </w:pPr>
      <w:del w:id="981" w:author="Ji Haomin" w:date="2024-04-07T15:53:05Z">
        <w:r>
          <w:rPr>
            <w:rFonts w:hint="eastAsia" w:ascii="Myriad Pro" w:hAnsi="Myriad Pro"/>
            <w:b w:val="0"/>
            <w:sz w:val="22"/>
            <w:szCs w:val="22"/>
          </w:rPr>
          <w:delText xml:space="preserve">Xu, X., Wen, X., Zheng, R., Ma, W., Song, F., &amp; Yu, G. (2003). Newly Tectonic Deformation and its Dynamic Source of the Sichuan-Yunnan Block. </w:delText>
        </w:r>
      </w:del>
      <w:del w:id="982" w:author="Ji Haomin" w:date="2024-04-07T15:53:05Z">
        <w:r>
          <w:rPr>
            <w:rFonts w:hint="eastAsia" w:ascii="Myriad Pro" w:hAnsi="Myriad Pro"/>
            <w:b w:val="0"/>
            <w:i/>
            <w:iCs/>
            <w:sz w:val="22"/>
            <w:szCs w:val="22"/>
          </w:rPr>
          <w:delText>Science in China (Ser D)</w:delText>
        </w:r>
      </w:del>
      <w:del w:id="983" w:author="Ji Haomin" w:date="2024-04-07T15:53:05Z">
        <w:r>
          <w:rPr>
            <w:rFonts w:hint="eastAsia" w:ascii="Myriad Pro" w:hAnsi="Myriad Pro"/>
            <w:b w:val="0"/>
            <w:sz w:val="22"/>
            <w:szCs w:val="22"/>
          </w:rPr>
          <w:delText>, 33(4), 151–162 (in Chinese with English abstract).</w:delText>
        </w:r>
      </w:del>
    </w:p>
    <w:p>
      <w:pPr>
        <w:pStyle w:val="102"/>
        <w:ind w:left="880" w:hanging="880" w:hangingChars="400"/>
        <w:rPr>
          <w:del w:id="985" w:author="Ji Haomin" w:date="2024-04-07T15:53:05Z"/>
          <w:rFonts w:hint="eastAsia" w:ascii="Myriad Pro" w:hAnsi="Myriad Pro"/>
          <w:b w:val="0"/>
          <w:sz w:val="22"/>
          <w:szCs w:val="22"/>
        </w:rPr>
        <w:pPrChange w:id="984" w:author="Ji Haomin" w:date="2024-04-07T15:53:15Z">
          <w:pPr>
            <w:pStyle w:val="102"/>
            <w:ind w:left="440" w:hanging="440" w:hangingChars="200"/>
          </w:pPr>
        </w:pPrChange>
      </w:pPr>
      <w:del w:id="986" w:author="Ji Haomin" w:date="2024-04-07T15:53:05Z">
        <w:r>
          <w:rPr>
            <w:rFonts w:hint="eastAsia" w:ascii="Myriad Pro" w:hAnsi="Myriad Pro"/>
            <w:b w:val="0"/>
            <w:sz w:val="22"/>
            <w:szCs w:val="22"/>
          </w:rPr>
          <w:delText xml:space="preserve">Zhang, Y., Yao, X., Yu, K., Du G., &amp; Guo, C. (2016). Late Quaternary slip-rate and seismic activity of the Xianshuihe fault zone in southwest China. </w:delText>
        </w:r>
      </w:del>
      <w:del w:id="987" w:author="Ji Haomin" w:date="2024-04-07T15:53:05Z">
        <w:r>
          <w:rPr>
            <w:rFonts w:hint="eastAsia" w:ascii="Myriad Pro" w:hAnsi="Myriad Pro"/>
            <w:b w:val="0"/>
            <w:i/>
            <w:iCs/>
            <w:sz w:val="22"/>
            <w:szCs w:val="22"/>
          </w:rPr>
          <w:delText>Acta Geologica Sinica (English Edition)</w:delText>
        </w:r>
      </w:del>
      <w:del w:id="988" w:author="Ji Haomin" w:date="2024-04-07T15:53:05Z">
        <w:r>
          <w:rPr>
            <w:rFonts w:hint="eastAsia" w:ascii="Myriad Pro" w:hAnsi="Myriad Pro"/>
            <w:b w:val="0"/>
            <w:sz w:val="22"/>
            <w:szCs w:val="22"/>
          </w:rPr>
          <w:delText>. 90, 525–536. https://doi.org/10.1111/1755-6724.12688</w:delText>
        </w:r>
      </w:del>
    </w:p>
    <w:p>
      <w:pPr>
        <w:pStyle w:val="105"/>
        <w:ind w:left="440" w:hanging="440" w:hangingChars="200"/>
        <w:rPr>
          <w:rFonts w:ascii="Myriad Pro" w:hAnsi="Myriad Pro"/>
          <w:b/>
          <w:i/>
          <w:sz w:val="22"/>
          <w:szCs w:val="22"/>
        </w:rPr>
        <w:pPrChange w:id="989" w:author="Ji Haomin" w:date="2024-04-07T15:53:15Z">
          <w:pPr>
            <w:pStyle w:val="105"/>
          </w:pPr>
        </w:pPrChange>
      </w:pPr>
    </w:p>
    <w:sectPr>
      <w:headerReference r:id="rId3" w:type="default"/>
      <w:footerReference r:id="rId4" w:type="default"/>
      <w:pgSz w:w="12240" w:h="15840"/>
      <w:pgMar w:top="1440" w:right="1800" w:bottom="1440" w:left="1800" w:header="720" w:footer="720" w:gutter="0"/>
      <w:pgNumType w:start="1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yriad Pro">
    <w:altName w:val="Segoe UI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Myriad Pro Light">
    <w:altName w:val="Segoe UI Ligh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游明朝">
    <w:altName w:val="ESRI AMFM Electr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UI Light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ESRI AMFM Electric">
    <w:panose1 w:val="02000400000000000000"/>
    <w:charset w:val="00"/>
    <w:family w:val="auto"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5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  <w:p>
    <w:pPr>
      <w:pStyle w:val="5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right"/>
      <w:rPr>
        <w:sz w:val="20"/>
      </w:rPr>
    </w:pPr>
  </w:p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65"/>
      <w:lvlText w:val="%1."/>
      <w:lvlJc w:val="left"/>
      <w:pPr>
        <w:tabs>
          <w:tab w:val="left" w:pos="1800"/>
        </w:tabs>
        <w:ind w:left="1800" w:hanging="36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47"/>
      <w:lvlText w:val="%1."/>
      <w:lvlJc w:val="left"/>
      <w:pPr>
        <w:tabs>
          <w:tab w:val="left" w:pos="1440"/>
        </w:tabs>
        <w:ind w:left="1440" w:hanging="36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36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14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46"/>
      <w:lvlText w:val=""/>
      <w:lvlJc w:val="left"/>
      <w:pPr>
        <w:tabs>
          <w:tab w:val="left" w:pos="1800"/>
        </w:tabs>
        <w:ind w:left="1800" w:hanging="360"/>
      </w:pPr>
      <w:rPr>
        <w:rFonts w:hint="default" w:ascii="Symbol" w:hAnsi="Symbol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17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33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40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20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24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3"/>
  </w:num>
  <w:num w:numId="2">
    <w:abstractNumId w:val="5"/>
  </w:num>
  <w:num w:numId="3">
    <w:abstractNumId w:val="8"/>
  </w:num>
  <w:num w:numId="4">
    <w:abstractNumId w:val="9"/>
  </w:num>
  <w:num w:numId="5">
    <w:abstractNumId w:val="6"/>
  </w:num>
  <w:num w:numId="6">
    <w:abstractNumId w:val="2"/>
  </w:num>
  <w:num w:numId="7">
    <w:abstractNumId w:val="7"/>
  </w:num>
  <w:num w:numId="8">
    <w:abstractNumId w:val="4"/>
  </w:num>
  <w:num w:numId="9">
    <w:abstractNumId w:val="1"/>
  </w:num>
  <w:num w:numId="10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Ji Haomin">
    <w15:presenceInfo w15:providerId="WPS Office" w15:userId="297166803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trackRevisions w:val="1"/>
  <w:documentProtection w:enforcement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YwNDYwNWJmZTYxM2QwOGI5NmYzYjA1N2JiODA4ZTgifQ=="/>
  </w:docVars>
  <w:rsids>
    <w:rsidRoot w:val="002C030F"/>
    <w:rsid w:val="00015F74"/>
    <w:rsid w:val="00043571"/>
    <w:rsid w:val="00065EBD"/>
    <w:rsid w:val="00083B44"/>
    <w:rsid w:val="000850DC"/>
    <w:rsid w:val="00094365"/>
    <w:rsid w:val="000B2E64"/>
    <w:rsid w:val="000C2771"/>
    <w:rsid w:val="000D68BD"/>
    <w:rsid w:val="000F0DCE"/>
    <w:rsid w:val="00111843"/>
    <w:rsid w:val="00112C5B"/>
    <w:rsid w:val="00113908"/>
    <w:rsid w:val="00114193"/>
    <w:rsid w:val="001154E6"/>
    <w:rsid w:val="00115A38"/>
    <w:rsid w:val="0011687B"/>
    <w:rsid w:val="00124F82"/>
    <w:rsid w:val="001265FA"/>
    <w:rsid w:val="001278E3"/>
    <w:rsid w:val="00130743"/>
    <w:rsid w:val="00130B50"/>
    <w:rsid w:val="0016337A"/>
    <w:rsid w:val="00164269"/>
    <w:rsid w:val="001966FD"/>
    <w:rsid w:val="00197826"/>
    <w:rsid w:val="001A1BDE"/>
    <w:rsid w:val="001C7B4E"/>
    <w:rsid w:val="001F0876"/>
    <w:rsid w:val="001F167C"/>
    <w:rsid w:val="001F5E91"/>
    <w:rsid w:val="0020183F"/>
    <w:rsid w:val="002077B9"/>
    <w:rsid w:val="00221C70"/>
    <w:rsid w:val="002251AF"/>
    <w:rsid w:val="00227D86"/>
    <w:rsid w:val="00243B68"/>
    <w:rsid w:val="00262D72"/>
    <w:rsid w:val="002800B6"/>
    <w:rsid w:val="002B35D4"/>
    <w:rsid w:val="002C030F"/>
    <w:rsid w:val="002F3966"/>
    <w:rsid w:val="00320E2C"/>
    <w:rsid w:val="00331D75"/>
    <w:rsid w:val="00355362"/>
    <w:rsid w:val="00363E44"/>
    <w:rsid w:val="00395E86"/>
    <w:rsid w:val="003A2FD8"/>
    <w:rsid w:val="003B40E6"/>
    <w:rsid w:val="003C007A"/>
    <w:rsid w:val="003E1980"/>
    <w:rsid w:val="003F6E14"/>
    <w:rsid w:val="00405336"/>
    <w:rsid w:val="004568BC"/>
    <w:rsid w:val="004571D5"/>
    <w:rsid w:val="00462F1B"/>
    <w:rsid w:val="0046356B"/>
    <w:rsid w:val="00477182"/>
    <w:rsid w:val="004779CB"/>
    <w:rsid w:val="00481118"/>
    <w:rsid w:val="004B2481"/>
    <w:rsid w:val="004D2A8C"/>
    <w:rsid w:val="004E42D8"/>
    <w:rsid w:val="004E7BA2"/>
    <w:rsid w:val="004F7EDF"/>
    <w:rsid w:val="005001AC"/>
    <w:rsid w:val="00517016"/>
    <w:rsid w:val="00527D71"/>
    <w:rsid w:val="00527D84"/>
    <w:rsid w:val="005314B5"/>
    <w:rsid w:val="0054432F"/>
    <w:rsid w:val="00552C23"/>
    <w:rsid w:val="005607DD"/>
    <w:rsid w:val="00572DFF"/>
    <w:rsid w:val="005A558C"/>
    <w:rsid w:val="005B186E"/>
    <w:rsid w:val="005C6651"/>
    <w:rsid w:val="005D6D71"/>
    <w:rsid w:val="005E28F8"/>
    <w:rsid w:val="005E6513"/>
    <w:rsid w:val="00611F9E"/>
    <w:rsid w:val="006237D4"/>
    <w:rsid w:val="00651114"/>
    <w:rsid w:val="006622CF"/>
    <w:rsid w:val="00664A12"/>
    <w:rsid w:val="0066722B"/>
    <w:rsid w:val="00670299"/>
    <w:rsid w:val="0068469F"/>
    <w:rsid w:val="00691985"/>
    <w:rsid w:val="006962C1"/>
    <w:rsid w:val="006A1B64"/>
    <w:rsid w:val="006B03AD"/>
    <w:rsid w:val="006F602A"/>
    <w:rsid w:val="007108F5"/>
    <w:rsid w:val="00713AF2"/>
    <w:rsid w:val="00713E5B"/>
    <w:rsid w:val="007402FC"/>
    <w:rsid w:val="007411A1"/>
    <w:rsid w:val="007563F2"/>
    <w:rsid w:val="00764008"/>
    <w:rsid w:val="00795D4D"/>
    <w:rsid w:val="00807D35"/>
    <w:rsid w:val="008115D9"/>
    <w:rsid w:val="00825950"/>
    <w:rsid w:val="00885C9B"/>
    <w:rsid w:val="008927D0"/>
    <w:rsid w:val="00896FAB"/>
    <w:rsid w:val="008D5D2A"/>
    <w:rsid w:val="008E2CF1"/>
    <w:rsid w:val="008F08DC"/>
    <w:rsid w:val="008F5A8A"/>
    <w:rsid w:val="009055D1"/>
    <w:rsid w:val="00914B63"/>
    <w:rsid w:val="00922705"/>
    <w:rsid w:val="00924546"/>
    <w:rsid w:val="00932FE5"/>
    <w:rsid w:val="009354F3"/>
    <w:rsid w:val="009447DC"/>
    <w:rsid w:val="00961BA5"/>
    <w:rsid w:val="009743A9"/>
    <w:rsid w:val="00975720"/>
    <w:rsid w:val="009859A7"/>
    <w:rsid w:val="009A5287"/>
    <w:rsid w:val="009B2AC5"/>
    <w:rsid w:val="009B7984"/>
    <w:rsid w:val="009F4BED"/>
    <w:rsid w:val="009F7D93"/>
    <w:rsid w:val="00A276DF"/>
    <w:rsid w:val="00A3084A"/>
    <w:rsid w:val="00A3403B"/>
    <w:rsid w:val="00A50033"/>
    <w:rsid w:val="00A51A12"/>
    <w:rsid w:val="00A627D4"/>
    <w:rsid w:val="00A74DA2"/>
    <w:rsid w:val="00A92733"/>
    <w:rsid w:val="00AA76F3"/>
    <w:rsid w:val="00AC7DA6"/>
    <w:rsid w:val="00AD499C"/>
    <w:rsid w:val="00B30334"/>
    <w:rsid w:val="00B3147F"/>
    <w:rsid w:val="00B36869"/>
    <w:rsid w:val="00B43B31"/>
    <w:rsid w:val="00B47CFA"/>
    <w:rsid w:val="00B529C0"/>
    <w:rsid w:val="00B57F00"/>
    <w:rsid w:val="00B626CB"/>
    <w:rsid w:val="00B7560C"/>
    <w:rsid w:val="00B77E40"/>
    <w:rsid w:val="00B82C22"/>
    <w:rsid w:val="00B93DBA"/>
    <w:rsid w:val="00B9440A"/>
    <w:rsid w:val="00B952C1"/>
    <w:rsid w:val="00B968D7"/>
    <w:rsid w:val="00BA3953"/>
    <w:rsid w:val="00BB2D2A"/>
    <w:rsid w:val="00BD58CF"/>
    <w:rsid w:val="00BF1BEB"/>
    <w:rsid w:val="00BF1BF9"/>
    <w:rsid w:val="00C04CC1"/>
    <w:rsid w:val="00C071FC"/>
    <w:rsid w:val="00C22C02"/>
    <w:rsid w:val="00C27F6F"/>
    <w:rsid w:val="00C30E83"/>
    <w:rsid w:val="00C50C6D"/>
    <w:rsid w:val="00C600D9"/>
    <w:rsid w:val="00C634D7"/>
    <w:rsid w:val="00C73E09"/>
    <w:rsid w:val="00CB5072"/>
    <w:rsid w:val="00CC1384"/>
    <w:rsid w:val="00CD3720"/>
    <w:rsid w:val="00CE6EAA"/>
    <w:rsid w:val="00CF1848"/>
    <w:rsid w:val="00CF5C2F"/>
    <w:rsid w:val="00D04BCF"/>
    <w:rsid w:val="00D10134"/>
    <w:rsid w:val="00D143D9"/>
    <w:rsid w:val="00D4372A"/>
    <w:rsid w:val="00D60BB0"/>
    <w:rsid w:val="00D65708"/>
    <w:rsid w:val="00D6579D"/>
    <w:rsid w:val="00D8159F"/>
    <w:rsid w:val="00DD1D04"/>
    <w:rsid w:val="00DD79D7"/>
    <w:rsid w:val="00E20431"/>
    <w:rsid w:val="00E257C8"/>
    <w:rsid w:val="00E40896"/>
    <w:rsid w:val="00E43D2D"/>
    <w:rsid w:val="00E449CB"/>
    <w:rsid w:val="00E52A8F"/>
    <w:rsid w:val="00E63760"/>
    <w:rsid w:val="00E64049"/>
    <w:rsid w:val="00E9773B"/>
    <w:rsid w:val="00EC13A3"/>
    <w:rsid w:val="00EC7C85"/>
    <w:rsid w:val="00ED69CA"/>
    <w:rsid w:val="00EE35AB"/>
    <w:rsid w:val="00EF25A3"/>
    <w:rsid w:val="00F125EE"/>
    <w:rsid w:val="00F12E98"/>
    <w:rsid w:val="00F22029"/>
    <w:rsid w:val="00F23E46"/>
    <w:rsid w:val="00F3515C"/>
    <w:rsid w:val="00F47BA3"/>
    <w:rsid w:val="00F56E67"/>
    <w:rsid w:val="00F630EA"/>
    <w:rsid w:val="00F6474F"/>
    <w:rsid w:val="00F7007E"/>
    <w:rsid w:val="00F73193"/>
    <w:rsid w:val="00F74F95"/>
    <w:rsid w:val="00F80705"/>
    <w:rsid w:val="00FA1481"/>
    <w:rsid w:val="00FB1C42"/>
    <w:rsid w:val="00FB32EC"/>
    <w:rsid w:val="00FF04E3"/>
    <w:rsid w:val="00FF3503"/>
    <w:rsid w:val="0A9B4071"/>
    <w:rsid w:val="0EFD148A"/>
    <w:rsid w:val="14436DE5"/>
    <w:rsid w:val="1EAF2AB5"/>
    <w:rsid w:val="204C2FF0"/>
    <w:rsid w:val="22D73CA1"/>
    <w:rsid w:val="267B2944"/>
    <w:rsid w:val="2B44523E"/>
    <w:rsid w:val="31477736"/>
    <w:rsid w:val="335F40ED"/>
    <w:rsid w:val="3FBC3CAC"/>
    <w:rsid w:val="596C7851"/>
    <w:rsid w:val="5BDF4BC0"/>
    <w:rsid w:val="6E3C7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name="heading 1"/>
    <w:lsdException w:qFormat="1" w:unhideWhenUsed="0" w:uiPriority="0" w:name="heading 2"/>
    <w:lsdException w:qFormat="1" w:unhideWhenUsed="0" w:uiPriority="0" w:name="heading 3"/>
    <w:lsdException w:qFormat="1" w:unhideWhenUsed="0" w:uiPriority="0" w:name="heading 4"/>
    <w:lsdException w:qFormat="1" w:unhideWhenUsed="0" w:uiPriority="0" w:name="heading 5"/>
    <w:lsdException w:qFormat="1" w:unhideWhenUsed="0" w:uiPriority="0" w:name="heading 6"/>
    <w:lsdException w:qFormat="1" w:unhideWhenUsed="0" w:uiPriority="0" w:name="heading 7"/>
    <w:lsdException w:qFormat="1" w:unhideWhenUsed="0" w:uiPriority="0" w:name="heading 8"/>
    <w:lsdException w:qFormat="1" w:unhideWhenUsed="0" w:uiPriority="0" w:name="heading 9"/>
    <w:lsdException w:qFormat="1" w:unhideWhenUsed="0" w:uiPriority="0" w:name="index 1"/>
    <w:lsdException w:qFormat="1" w:unhideWhenUsed="0" w:uiPriority="0" w:name="index 2"/>
    <w:lsdException w:qFormat="1" w:unhideWhenUsed="0" w:uiPriority="0" w:name="index 3"/>
    <w:lsdException w:qFormat="1" w:unhideWhenUsed="0" w:uiPriority="0" w:name="index 4"/>
    <w:lsdException w:qFormat="1" w:unhideWhenUsed="0" w:uiPriority="0" w:name="index 5"/>
    <w:lsdException w:qFormat="1" w:unhideWhenUsed="0" w:uiPriority="0" w:name="index 6"/>
    <w:lsdException w:qFormat="1" w:unhideWhenUsed="0" w:uiPriority="0" w:name="index 7"/>
    <w:lsdException w:qFormat="1" w:unhideWhenUsed="0" w:uiPriority="0" w:name="index 8"/>
    <w:lsdException w:qFormat="1" w:unhideWhenUsed="0" w:uiPriority="0" w:name="index 9"/>
    <w:lsdException w:qFormat="1" w:unhideWhenUsed="0" w:uiPriority="0" w:name="toc 1"/>
    <w:lsdException w:qFormat="1" w:unhideWhenUsed="0" w:uiPriority="0" w:name="toc 2"/>
    <w:lsdException w:qFormat="1" w:unhideWhenUsed="0" w:uiPriority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qFormat="1" w:unhideWhenUsed="0" w:uiPriority="0" w:name="Normal Indent"/>
    <w:lsdException w:qFormat="1" w:unhideWhenUsed="0" w:uiPriority="0" w:name="footnote text"/>
    <w:lsdException w:qFormat="1" w:unhideWhenUsed="0" w:uiPriority="0" w:name="annotation text"/>
    <w:lsdException w:qFormat="1" w:unhideWhenUsed="0" w:uiPriority="0" w:name="header"/>
    <w:lsdException w:qFormat="1" w:unhideWhenUsed="0" w:uiPriority="0" w:name="footer"/>
    <w:lsdException w:qFormat="1" w:unhideWhenUsed="0" w:uiPriority="0" w:name="index heading"/>
    <w:lsdException w:qFormat="1" w:unhideWhenUsed="0" w:uiPriority="0" w:name="caption"/>
    <w:lsdException w:qFormat="1" w:unhideWhenUsed="0" w:uiPriority="0" w:name="table of figures"/>
    <w:lsdException w:qFormat="1" w:unhideWhenUsed="0" w:uiPriority="0" w:name="envelope address"/>
    <w:lsdException w:qFormat="1" w:unhideWhenUsed="0" w:uiPriority="0" w:name="envelope return"/>
    <w:lsdException w:unhideWhenUsed="0" w:uiPriority="0" w:name="footnote reference"/>
    <w:lsdException w:qFormat="1" w:unhideWhenUsed="0" w:uiPriority="0" w:name="annotation reference"/>
    <w:lsdException w:unhideWhenUsed="0" w:uiPriority="0" w:name="line number"/>
    <w:lsdException w:qFormat="1" w:unhideWhenUsed="0" w:uiPriority="0" w:name="page number"/>
    <w:lsdException w:unhideWhenUsed="0" w:uiPriority="0" w:name="endnote reference"/>
    <w:lsdException w:qFormat="1" w:unhideWhenUsed="0" w:uiPriority="0" w:name="endnote text"/>
    <w:lsdException w:qFormat="1" w:unhideWhenUsed="0" w:uiPriority="0" w:name="table of authorities"/>
    <w:lsdException w:qFormat="1" w:unhideWhenUsed="0" w:uiPriority="0" w:name="macro"/>
    <w:lsdException w:qFormat="1" w:unhideWhenUsed="0" w:uiPriority="0" w:name="toa heading"/>
    <w:lsdException w:qFormat="1" w:unhideWhenUsed="0" w:uiPriority="0" w:name="List"/>
    <w:lsdException w:qFormat="1" w:unhideWhenUsed="0" w:uiPriority="0" w:name="List Bullet"/>
    <w:lsdException w:qFormat="1" w:unhideWhenUsed="0" w:uiPriority="0" w:name="List Number"/>
    <w:lsdException w:qFormat="1" w:unhideWhenUsed="0" w:uiPriority="0" w:name="List 2"/>
    <w:lsdException w:qFormat="1" w:unhideWhenUsed="0" w:uiPriority="0" w:name="List 3"/>
    <w:lsdException w:qFormat="1" w:unhideWhenUsed="0" w:uiPriority="0" w:name="List 4"/>
    <w:lsdException w:qFormat="1" w:unhideWhenUsed="0" w:uiPriority="0" w:name="List 5"/>
    <w:lsdException w:qFormat="1" w:unhideWhenUsed="0" w:uiPriority="0" w:name="List Bullet 2"/>
    <w:lsdException w:qFormat="1" w:unhideWhenUsed="0" w:uiPriority="0" w:name="List Bullet 3"/>
    <w:lsdException w:qFormat="1" w:unhideWhenUsed="0" w:uiPriority="0" w:name="List Bullet 4"/>
    <w:lsdException w:qFormat="1" w:unhideWhenUsed="0" w:uiPriority="0" w:name="List Bullet 5"/>
    <w:lsdException w:qFormat="1" w:unhideWhenUsed="0" w:uiPriority="0" w:name="List Number 2"/>
    <w:lsdException w:qFormat="1" w:unhideWhenUsed="0" w:uiPriority="0" w:name="List Number 3"/>
    <w:lsdException w:qFormat="1" w:unhideWhenUsed="0" w:uiPriority="0" w:name="List Number 4"/>
    <w:lsdException w:qFormat="1" w:unhideWhenUsed="0" w:uiPriority="0" w:name="List Number 5"/>
    <w:lsdException w:qFormat="1" w:unhideWhenUsed="0" w:uiPriority="0" w:name="Title"/>
    <w:lsdException w:qFormat="1" w:unhideWhenUsed="0" w:uiPriority="0" w:name="Closing"/>
    <w:lsdException w:qFormat="1" w:unhideWhenUsed="0" w:uiPriority="0" w:name="Signature"/>
    <w:lsdException w:qFormat="1" w:uiPriority="1" w:name="Default Paragraph Font"/>
    <w:lsdException w:qFormat="1" w:unhideWhenUsed="0" w:uiPriority="0" w:name="Body Text"/>
    <w:lsdException w:qFormat="1" w:unhideWhenUsed="0" w:uiPriority="0" w:name="Body Text Indent"/>
    <w:lsdException w:qFormat="1" w:unhideWhenUsed="0" w:uiPriority="0" w:name="List Continue"/>
    <w:lsdException w:qFormat="1" w:unhideWhenUsed="0" w:uiPriority="0" w:name="List Continue 2"/>
    <w:lsdException w:qFormat="1" w:unhideWhenUsed="0" w:uiPriority="0" w:name="List Continue 3"/>
    <w:lsdException w:qFormat="1" w:unhideWhenUsed="0" w:uiPriority="0" w:name="List Continue 4"/>
    <w:lsdException w:qFormat="1" w:unhideWhenUsed="0" w:uiPriority="0" w:name="List Continue 5"/>
    <w:lsdException w:qFormat="1" w:unhideWhenUsed="0" w:uiPriority="0" w:name="Message Header"/>
    <w:lsdException w:qFormat="1" w:unhideWhenUsed="0" w:uiPriority="0" w:name="Subtitle"/>
    <w:lsdException w:qFormat="1" w:unhideWhenUsed="0" w:uiPriority="0" w:name="Salutation"/>
    <w:lsdException w:qFormat="1" w:unhideWhenUsed="0" w:uiPriority="0" w:name="Date"/>
    <w:lsdException w:qFormat="1" w:unhideWhenUsed="0" w:uiPriority="0" w:name="Body Text First Indent"/>
    <w:lsdException w:qFormat="1" w:unhideWhenUsed="0" w:uiPriority="0" w:name="Body Text First Indent 2"/>
    <w:lsdException w:qFormat="1" w:unhideWhenUsed="0" w:uiPriority="0" w:name="Note Heading"/>
    <w:lsdException w:qFormat="1" w:unhideWhenUsed="0" w:uiPriority="0" w:name="Body Text 2"/>
    <w:lsdException w:qFormat="1" w:unhideWhenUsed="0" w:uiPriority="0" w:name="Body Text 3"/>
    <w:lsdException w:qFormat="1" w:unhideWhenUsed="0" w:uiPriority="0" w:name="Body Text Indent 2"/>
    <w:lsdException w:qFormat="1" w:unhideWhenUsed="0" w:uiPriority="0" w:name="Body Text Indent 3"/>
    <w:lsdException w:qFormat="1" w:unhideWhenUsed="0" w:uiPriority="0" w:name="Block Text"/>
    <w:lsdException w:qFormat="1" w:unhideWhenUsed="0" w:uiPriority="0" w:name="Hyperlink"/>
    <w:lsdException w:unhideWhenUsed="0" w:uiPriority="0" w:name="FollowedHyperlink"/>
    <w:lsdException w:qFormat="1" w:unhideWhenUsed="0" w:uiPriority="22" w:semiHidden="0" w:name="Strong"/>
    <w:lsdException w:qFormat="1" w:unhideWhenUsed="0" w:uiPriority="0" w:name="Emphasis"/>
    <w:lsdException w:qFormat="1" w:unhideWhenUsed="0" w:uiPriority="0" w:name="Document Map"/>
    <w:lsdException w:qFormat="1" w:unhideWhenUsed="0" w:uiPriority="0" w:name="Plain Text"/>
    <w:lsdException w:qFormat="1" w:unhideWhenUsed="0" w:uiPriority="0" w:name="E-mail Signature"/>
    <w:lsdException w:qFormat="1" w:unhideWhenUsed="0" w:uiPriority="99" w:name="Normal (Web)"/>
    <w:lsdException w:unhideWhenUsed="0" w:uiPriority="0" w:name="HTML Acronym"/>
    <w:lsdException w:qFormat="1" w:unhideWhenUsed="0" w:uiPriority="0" w:name="HTML Address"/>
    <w:lsdException w:unhideWhenUsed="0" w:uiPriority="0" w:name="HTML Cite"/>
    <w:lsdException w:unhideWhenUsed="0" w:uiPriority="0" w:name="HTML Code"/>
    <w:lsdException w:unhideWhenUsed="0" w:uiPriority="0" w:name="HTML Definition"/>
    <w:lsdException w:unhideWhenUsed="0" w:uiPriority="0" w:name="HTML Keyboard"/>
    <w:lsdException w:qFormat="1" w:unhideWhenUsed="0" w:uiPriority="0" w:name="HTML Preformatted"/>
    <w:lsdException w:unhideWhenUsed="0" w:uiPriority="0" w:name="HTML Sample"/>
    <w:lsdException w:unhideWhenUsed="0" w:uiPriority="0" w:name="HTML Typewriter"/>
    <w:lsdException w:unhideWhenUsed="0" w:uiPriority="0" w:name="HTML Variable"/>
    <w:lsdException w:qFormat="1" w:uiPriority="99" w:name="Normal Table"/>
    <w:lsdException w:qFormat="1" w:unhideWhenUsed="0"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name="Balloon Text"/>
    <w:lsdException w:qFormat="1" w:unhideWhenUsed="0" w:uiPriority="0" w:semiHidden="0" w:name="Table Grid"/>
    <w:lsdException w:uiPriority="0" w:name="Table Theme"/>
    <w:lsdException w:qFormat="1" w:unhideWhenUsed="0" w:uiPriority="1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name="List Paragraph"/>
    <w:lsdException w:qFormat="1" w:unhideWhenUsed="0" w:uiPriority="29" w:name="Quote"/>
    <w:lsdException w:qFormat="1" w:unhideWhenUsed="0" w:uiPriority="3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rPr>
      <w:rFonts w:ascii="Times New Roman" w:hAnsi="Times New Roman" w:eastAsia="Times New Roman" w:cs="Times New Roman"/>
      <w:sz w:val="24"/>
      <w:lang w:val="en-US" w:eastAsia="en-US" w:bidi="ar-SA"/>
    </w:rPr>
  </w:style>
  <w:style w:type="paragraph" w:styleId="3">
    <w:name w:val="heading 1"/>
    <w:basedOn w:val="1"/>
    <w:next w:val="1"/>
    <w:link w:val="95"/>
    <w:autoRedefine/>
    <w:semiHidden/>
    <w:qFormat/>
    <w:uiPriority w:val="0"/>
    <w:pPr>
      <w:keepNext/>
      <w:spacing w:before="240" w:after="60"/>
      <w:outlineLvl w:val="0"/>
    </w:pPr>
    <w:rPr>
      <w:b/>
      <w:bCs/>
      <w:kern w:val="32"/>
      <w:szCs w:val="24"/>
    </w:rPr>
  </w:style>
  <w:style w:type="paragraph" w:styleId="4">
    <w:name w:val="heading 2"/>
    <w:basedOn w:val="1"/>
    <w:next w:val="1"/>
    <w:link w:val="96"/>
    <w:autoRedefine/>
    <w:semiHidden/>
    <w:qFormat/>
    <w:uiPriority w:val="0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5">
    <w:name w:val="heading 3"/>
    <w:basedOn w:val="1"/>
    <w:next w:val="1"/>
    <w:autoRedefine/>
    <w:semiHidden/>
    <w:qFormat/>
    <w:uiPriority w:val="0"/>
    <w:pPr>
      <w:keepNext/>
      <w:spacing w:line="480" w:lineRule="auto"/>
      <w:outlineLvl w:val="2"/>
    </w:pPr>
    <w:rPr>
      <w:rFonts w:ascii="Times" w:hAnsi="Times" w:eastAsia="Times"/>
      <w:b/>
    </w:rPr>
  </w:style>
  <w:style w:type="paragraph" w:styleId="6">
    <w:name w:val="heading 4"/>
    <w:basedOn w:val="1"/>
    <w:next w:val="1"/>
    <w:autoRedefine/>
    <w:semiHidden/>
    <w:qFormat/>
    <w:uiPriority w:val="0"/>
    <w:pPr>
      <w:keepNext/>
      <w:spacing w:line="480" w:lineRule="auto"/>
      <w:outlineLvl w:val="3"/>
    </w:pPr>
    <w:rPr>
      <w:rFonts w:ascii="Times" w:hAnsi="Times"/>
      <w:b/>
      <w:color w:val="0000FF"/>
      <w:sz w:val="44"/>
    </w:rPr>
  </w:style>
  <w:style w:type="paragraph" w:styleId="7">
    <w:name w:val="heading 5"/>
    <w:basedOn w:val="1"/>
    <w:next w:val="1"/>
    <w:link w:val="97"/>
    <w:autoRedefine/>
    <w:semiHidden/>
    <w:qFormat/>
    <w:uiPriority w:val="0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8">
    <w:name w:val="heading 6"/>
    <w:basedOn w:val="1"/>
    <w:next w:val="1"/>
    <w:link w:val="98"/>
    <w:autoRedefine/>
    <w:semiHidden/>
    <w:qFormat/>
    <w:uiPriority w:val="0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9">
    <w:name w:val="heading 7"/>
    <w:basedOn w:val="1"/>
    <w:next w:val="1"/>
    <w:link w:val="99"/>
    <w:autoRedefine/>
    <w:semiHidden/>
    <w:qFormat/>
    <w:uiPriority w:val="0"/>
    <w:pPr>
      <w:spacing w:before="240" w:after="60"/>
      <w:outlineLvl w:val="6"/>
    </w:pPr>
    <w:rPr>
      <w:rFonts w:ascii="Calibri" w:hAnsi="Calibri"/>
      <w:szCs w:val="24"/>
    </w:rPr>
  </w:style>
  <w:style w:type="paragraph" w:styleId="10">
    <w:name w:val="heading 8"/>
    <w:basedOn w:val="1"/>
    <w:next w:val="1"/>
    <w:link w:val="100"/>
    <w:autoRedefine/>
    <w:semiHidden/>
    <w:qFormat/>
    <w:uiPriority w:val="0"/>
    <w:pPr>
      <w:spacing w:before="240" w:after="60"/>
      <w:outlineLvl w:val="7"/>
    </w:pPr>
    <w:rPr>
      <w:rFonts w:ascii="Calibri" w:hAnsi="Calibri"/>
      <w:i/>
      <w:iCs/>
      <w:szCs w:val="24"/>
    </w:rPr>
  </w:style>
  <w:style w:type="paragraph" w:styleId="11">
    <w:name w:val="heading 9"/>
    <w:basedOn w:val="1"/>
    <w:next w:val="1"/>
    <w:link w:val="101"/>
    <w:autoRedefine/>
    <w:semiHidden/>
    <w:qFormat/>
    <w:uiPriority w:val="0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90">
    <w:name w:val="Default Paragraph Font"/>
    <w:autoRedefine/>
    <w:semiHidden/>
    <w:unhideWhenUsed/>
    <w:qFormat/>
    <w:uiPriority w:val="1"/>
  </w:style>
  <w:style w:type="table" w:default="1" w:styleId="88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link w:val="131"/>
    <w:autoRedefine/>
    <w:semiHidden/>
    <w:qFormat/>
    <w:uiPriority w:val="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eastAsia="Times New Roman" w:cs="Courier New"/>
      <w:lang w:val="en-US" w:eastAsia="en-US" w:bidi="ar-SA"/>
    </w:rPr>
  </w:style>
  <w:style w:type="paragraph" w:styleId="12">
    <w:name w:val="List 3"/>
    <w:basedOn w:val="1"/>
    <w:autoRedefine/>
    <w:semiHidden/>
    <w:qFormat/>
    <w:uiPriority w:val="0"/>
    <w:pPr>
      <w:ind w:left="1080" w:hanging="360"/>
      <w:contextualSpacing/>
    </w:pPr>
  </w:style>
  <w:style w:type="paragraph" w:styleId="13">
    <w:name w:val="toc 7"/>
    <w:basedOn w:val="1"/>
    <w:next w:val="1"/>
    <w:autoRedefine/>
    <w:semiHidden/>
    <w:qFormat/>
    <w:uiPriority w:val="0"/>
    <w:pPr>
      <w:ind w:left="1440"/>
    </w:pPr>
  </w:style>
  <w:style w:type="paragraph" w:styleId="14">
    <w:name w:val="List Number 2"/>
    <w:basedOn w:val="1"/>
    <w:autoRedefine/>
    <w:semiHidden/>
    <w:qFormat/>
    <w:uiPriority w:val="0"/>
    <w:pPr>
      <w:numPr>
        <w:ilvl w:val="0"/>
        <w:numId w:val="1"/>
      </w:numPr>
      <w:contextualSpacing/>
    </w:pPr>
  </w:style>
  <w:style w:type="paragraph" w:styleId="15">
    <w:name w:val="table of authorities"/>
    <w:basedOn w:val="1"/>
    <w:next w:val="1"/>
    <w:autoRedefine/>
    <w:semiHidden/>
    <w:qFormat/>
    <w:uiPriority w:val="0"/>
    <w:pPr>
      <w:ind w:left="240" w:hanging="240"/>
    </w:pPr>
  </w:style>
  <w:style w:type="paragraph" w:styleId="16">
    <w:name w:val="Note Heading"/>
    <w:basedOn w:val="1"/>
    <w:next w:val="1"/>
    <w:link w:val="134"/>
    <w:autoRedefine/>
    <w:semiHidden/>
    <w:qFormat/>
    <w:uiPriority w:val="0"/>
  </w:style>
  <w:style w:type="paragraph" w:styleId="17">
    <w:name w:val="List Bullet 4"/>
    <w:basedOn w:val="1"/>
    <w:autoRedefine/>
    <w:semiHidden/>
    <w:qFormat/>
    <w:uiPriority w:val="0"/>
    <w:pPr>
      <w:numPr>
        <w:ilvl w:val="0"/>
        <w:numId w:val="2"/>
      </w:numPr>
      <w:contextualSpacing/>
    </w:pPr>
  </w:style>
  <w:style w:type="paragraph" w:styleId="18">
    <w:name w:val="index 8"/>
    <w:basedOn w:val="1"/>
    <w:next w:val="1"/>
    <w:autoRedefine/>
    <w:semiHidden/>
    <w:qFormat/>
    <w:uiPriority w:val="0"/>
    <w:pPr>
      <w:ind w:left="1920" w:hanging="240"/>
    </w:pPr>
  </w:style>
  <w:style w:type="paragraph" w:styleId="19">
    <w:name w:val="E-mail Signature"/>
    <w:basedOn w:val="1"/>
    <w:link w:val="121"/>
    <w:autoRedefine/>
    <w:semiHidden/>
    <w:qFormat/>
    <w:uiPriority w:val="0"/>
  </w:style>
  <w:style w:type="paragraph" w:styleId="20">
    <w:name w:val="List Number"/>
    <w:basedOn w:val="1"/>
    <w:autoRedefine/>
    <w:semiHidden/>
    <w:qFormat/>
    <w:uiPriority w:val="0"/>
    <w:pPr>
      <w:numPr>
        <w:ilvl w:val="0"/>
        <w:numId w:val="3"/>
      </w:numPr>
      <w:contextualSpacing/>
    </w:pPr>
  </w:style>
  <w:style w:type="paragraph" w:styleId="21">
    <w:name w:val="Normal Indent"/>
    <w:basedOn w:val="1"/>
    <w:autoRedefine/>
    <w:semiHidden/>
    <w:qFormat/>
    <w:uiPriority w:val="0"/>
    <w:pPr>
      <w:ind w:left="720"/>
    </w:pPr>
  </w:style>
  <w:style w:type="paragraph" w:styleId="22">
    <w:name w:val="caption"/>
    <w:basedOn w:val="1"/>
    <w:next w:val="1"/>
    <w:autoRedefine/>
    <w:semiHidden/>
    <w:qFormat/>
    <w:uiPriority w:val="0"/>
    <w:rPr>
      <w:b/>
      <w:bCs/>
      <w:sz w:val="20"/>
    </w:rPr>
  </w:style>
  <w:style w:type="paragraph" w:styleId="23">
    <w:name w:val="index 5"/>
    <w:basedOn w:val="1"/>
    <w:next w:val="1"/>
    <w:autoRedefine/>
    <w:semiHidden/>
    <w:qFormat/>
    <w:uiPriority w:val="0"/>
    <w:pPr>
      <w:ind w:left="1200" w:hanging="240"/>
    </w:pPr>
  </w:style>
  <w:style w:type="paragraph" w:styleId="24">
    <w:name w:val="List Bullet"/>
    <w:basedOn w:val="1"/>
    <w:autoRedefine/>
    <w:semiHidden/>
    <w:qFormat/>
    <w:uiPriority w:val="0"/>
    <w:pPr>
      <w:numPr>
        <w:ilvl w:val="0"/>
        <w:numId w:val="4"/>
      </w:numPr>
      <w:contextualSpacing/>
    </w:pPr>
  </w:style>
  <w:style w:type="paragraph" w:styleId="25">
    <w:name w:val="envelope address"/>
    <w:basedOn w:val="1"/>
    <w:autoRedefine/>
    <w:semiHidden/>
    <w:qFormat/>
    <w:uiPriority w:val="0"/>
    <w:pPr>
      <w:framePr w:w="7920" w:h="1980" w:hRule="exact" w:hSpace="180" w:wrap="auto" w:vAnchor="margin" w:hAnchor="page" w:xAlign="center" w:yAlign="bottom"/>
      <w:ind w:left="2880"/>
    </w:pPr>
    <w:rPr>
      <w:rFonts w:ascii="Cambria" w:hAnsi="Cambria"/>
      <w:szCs w:val="24"/>
    </w:rPr>
  </w:style>
  <w:style w:type="paragraph" w:styleId="26">
    <w:name w:val="Document Map"/>
    <w:basedOn w:val="1"/>
    <w:link w:val="120"/>
    <w:autoRedefine/>
    <w:semiHidden/>
    <w:qFormat/>
    <w:uiPriority w:val="0"/>
    <w:rPr>
      <w:rFonts w:ascii="Tahoma" w:hAnsi="Tahoma" w:cs="Tahoma"/>
      <w:sz w:val="16"/>
      <w:szCs w:val="16"/>
    </w:rPr>
  </w:style>
  <w:style w:type="paragraph" w:styleId="27">
    <w:name w:val="toa heading"/>
    <w:basedOn w:val="1"/>
    <w:next w:val="1"/>
    <w:autoRedefine/>
    <w:semiHidden/>
    <w:qFormat/>
    <w:uiPriority w:val="0"/>
    <w:pPr>
      <w:spacing w:before="120"/>
    </w:pPr>
    <w:rPr>
      <w:rFonts w:ascii="Cambria" w:hAnsi="Cambria"/>
      <w:b/>
      <w:bCs/>
      <w:szCs w:val="24"/>
    </w:rPr>
  </w:style>
  <w:style w:type="paragraph" w:styleId="28">
    <w:name w:val="annotation text"/>
    <w:basedOn w:val="1"/>
    <w:link w:val="117"/>
    <w:autoRedefine/>
    <w:semiHidden/>
    <w:qFormat/>
    <w:uiPriority w:val="0"/>
    <w:rPr>
      <w:sz w:val="20"/>
    </w:rPr>
  </w:style>
  <w:style w:type="paragraph" w:styleId="29">
    <w:name w:val="index 6"/>
    <w:basedOn w:val="1"/>
    <w:next w:val="1"/>
    <w:autoRedefine/>
    <w:semiHidden/>
    <w:qFormat/>
    <w:uiPriority w:val="0"/>
    <w:pPr>
      <w:ind w:left="1440" w:hanging="240"/>
    </w:pPr>
  </w:style>
  <w:style w:type="paragraph" w:styleId="30">
    <w:name w:val="Salutation"/>
    <w:basedOn w:val="1"/>
    <w:next w:val="1"/>
    <w:link w:val="138"/>
    <w:autoRedefine/>
    <w:semiHidden/>
    <w:qFormat/>
    <w:uiPriority w:val="0"/>
  </w:style>
  <w:style w:type="paragraph" w:styleId="31">
    <w:name w:val="Body Text 3"/>
    <w:basedOn w:val="1"/>
    <w:link w:val="110"/>
    <w:autoRedefine/>
    <w:semiHidden/>
    <w:qFormat/>
    <w:uiPriority w:val="0"/>
    <w:pPr>
      <w:spacing w:after="120"/>
    </w:pPr>
    <w:rPr>
      <w:sz w:val="16"/>
      <w:szCs w:val="16"/>
    </w:rPr>
  </w:style>
  <w:style w:type="paragraph" w:styleId="32">
    <w:name w:val="Closing"/>
    <w:basedOn w:val="1"/>
    <w:link w:val="116"/>
    <w:autoRedefine/>
    <w:semiHidden/>
    <w:qFormat/>
    <w:uiPriority w:val="0"/>
    <w:pPr>
      <w:ind w:left="4320"/>
    </w:pPr>
  </w:style>
  <w:style w:type="paragraph" w:styleId="33">
    <w:name w:val="List Bullet 3"/>
    <w:basedOn w:val="1"/>
    <w:autoRedefine/>
    <w:semiHidden/>
    <w:qFormat/>
    <w:uiPriority w:val="0"/>
    <w:pPr>
      <w:numPr>
        <w:ilvl w:val="0"/>
        <w:numId w:val="5"/>
      </w:numPr>
      <w:contextualSpacing/>
    </w:pPr>
  </w:style>
  <w:style w:type="paragraph" w:styleId="34">
    <w:name w:val="Body Text"/>
    <w:basedOn w:val="1"/>
    <w:link w:val="108"/>
    <w:autoRedefine/>
    <w:semiHidden/>
    <w:qFormat/>
    <w:uiPriority w:val="0"/>
    <w:pPr>
      <w:spacing w:after="120"/>
    </w:pPr>
  </w:style>
  <w:style w:type="paragraph" w:styleId="35">
    <w:name w:val="Body Text Indent"/>
    <w:basedOn w:val="1"/>
    <w:link w:val="112"/>
    <w:autoRedefine/>
    <w:semiHidden/>
    <w:qFormat/>
    <w:uiPriority w:val="0"/>
    <w:pPr>
      <w:spacing w:after="120"/>
      <w:ind w:left="360"/>
    </w:pPr>
  </w:style>
  <w:style w:type="paragraph" w:styleId="36">
    <w:name w:val="List Number 3"/>
    <w:basedOn w:val="1"/>
    <w:autoRedefine/>
    <w:semiHidden/>
    <w:qFormat/>
    <w:uiPriority w:val="0"/>
    <w:pPr>
      <w:numPr>
        <w:ilvl w:val="0"/>
        <w:numId w:val="6"/>
      </w:numPr>
      <w:contextualSpacing/>
    </w:pPr>
  </w:style>
  <w:style w:type="paragraph" w:styleId="37">
    <w:name w:val="List 2"/>
    <w:basedOn w:val="1"/>
    <w:autoRedefine/>
    <w:semiHidden/>
    <w:qFormat/>
    <w:uiPriority w:val="0"/>
    <w:pPr>
      <w:ind w:left="720" w:hanging="360"/>
      <w:contextualSpacing/>
    </w:pPr>
  </w:style>
  <w:style w:type="paragraph" w:styleId="38">
    <w:name w:val="List Continue"/>
    <w:basedOn w:val="1"/>
    <w:autoRedefine/>
    <w:semiHidden/>
    <w:qFormat/>
    <w:uiPriority w:val="0"/>
    <w:pPr>
      <w:spacing w:after="120"/>
      <w:ind w:left="360"/>
      <w:contextualSpacing/>
    </w:pPr>
  </w:style>
  <w:style w:type="paragraph" w:styleId="39">
    <w:name w:val="Block Text"/>
    <w:basedOn w:val="1"/>
    <w:autoRedefine/>
    <w:semiHidden/>
    <w:qFormat/>
    <w:uiPriority w:val="0"/>
    <w:pPr>
      <w:spacing w:after="120"/>
      <w:ind w:left="1440" w:right="1440"/>
    </w:pPr>
  </w:style>
  <w:style w:type="paragraph" w:styleId="40">
    <w:name w:val="List Bullet 2"/>
    <w:basedOn w:val="1"/>
    <w:autoRedefine/>
    <w:semiHidden/>
    <w:qFormat/>
    <w:uiPriority w:val="0"/>
    <w:pPr>
      <w:numPr>
        <w:ilvl w:val="0"/>
        <w:numId w:val="7"/>
      </w:numPr>
      <w:contextualSpacing/>
    </w:pPr>
  </w:style>
  <w:style w:type="paragraph" w:styleId="41">
    <w:name w:val="HTML Address"/>
    <w:basedOn w:val="1"/>
    <w:link w:val="126"/>
    <w:autoRedefine/>
    <w:semiHidden/>
    <w:qFormat/>
    <w:uiPriority w:val="0"/>
    <w:rPr>
      <w:i/>
      <w:iCs/>
    </w:rPr>
  </w:style>
  <w:style w:type="paragraph" w:styleId="42">
    <w:name w:val="index 4"/>
    <w:basedOn w:val="1"/>
    <w:next w:val="1"/>
    <w:autoRedefine/>
    <w:semiHidden/>
    <w:qFormat/>
    <w:uiPriority w:val="0"/>
    <w:pPr>
      <w:ind w:left="960" w:hanging="240"/>
    </w:pPr>
  </w:style>
  <w:style w:type="paragraph" w:styleId="43">
    <w:name w:val="toc 5"/>
    <w:basedOn w:val="1"/>
    <w:next w:val="1"/>
    <w:autoRedefine/>
    <w:semiHidden/>
    <w:qFormat/>
    <w:uiPriority w:val="0"/>
    <w:pPr>
      <w:ind w:left="960"/>
    </w:pPr>
  </w:style>
  <w:style w:type="paragraph" w:styleId="44">
    <w:name w:val="toc 3"/>
    <w:basedOn w:val="1"/>
    <w:next w:val="1"/>
    <w:autoRedefine/>
    <w:semiHidden/>
    <w:qFormat/>
    <w:uiPriority w:val="0"/>
    <w:pPr>
      <w:ind w:left="480"/>
    </w:pPr>
  </w:style>
  <w:style w:type="paragraph" w:styleId="45">
    <w:name w:val="Plain Text"/>
    <w:basedOn w:val="1"/>
    <w:link w:val="135"/>
    <w:autoRedefine/>
    <w:semiHidden/>
    <w:qFormat/>
    <w:uiPriority w:val="0"/>
    <w:rPr>
      <w:rFonts w:ascii="Courier New" w:hAnsi="Courier New" w:cs="Courier New"/>
      <w:sz w:val="20"/>
    </w:rPr>
  </w:style>
  <w:style w:type="paragraph" w:styleId="46">
    <w:name w:val="List Bullet 5"/>
    <w:basedOn w:val="1"/>
    <w:autoRedefine/>
    <w:semiHidden/>
    <w:qFormat/>
    <w:uiPriority w:val="0"/>
    <w:pPr>
      <w:numPr>
        <w:ilvl w:val="0"/>
        <w:numId w:val="8"/>
      </w:numPr>
      <w:contextualSpacing/>
    </w:pPr>
  </w:style>
  <w:style w:type="paragraph" w:styleId="47">
    <w:name w:val="List Number 4"/>
    <w:basedOn w:val="1"/>
    <w:autoRedefine/>
    <w:semiHidden/>
    <w:qFormat/>
    <w:uiPriority w:val="0"/>
    <w:pPr>
      <w:numPr>
        <w:ilvl w:val="0"/>
        <w:numId w:val="9"/>
      </w:numPr>
      <w:contextualSpacing/>
    </w:pPr>
  </w:style>
  <w:style w:type="paragraph" w:styleId="48">
    <w:name w:val="toc 8"/>
    <w:basedOn w:val="1"/>
    <w:next w:val="1"/>
    <w:autoRedefine/>
    <w:semiHidden/>
    <w:qFormat/>
    <w:uiPriority w:val="0"/>
    <w:pPr>
      <w:ind w:left="1680"/>
    </w:pPr>
  </w:style>
  <w:style w:type="paragraph" w:styleId="49">
    <w:name w:val="index 3"/>
    <w:basedOn w:val="1"/>
    <w:next w:val="1"/>
    <w:autoRedefine/>
    <w:semiHidden/>
    <w:qFormat/>
    <w:uiPriority w:val="0"/>
    <w:pPr>
      <w:ind w:left="720" w:hanging="240"/>
    </w:pPr>
  </w:style>
  <w:style w:type="paragraph" w:styleId="50">
    <w:name w:val="Date"/>
    <w:basedOn w:val="1"/>
    <w:next w:val="1"/>
    <w:link w:val="119"/>
    <w:autoRedefine/>
    <w:semiHidden/>
    <w:qFormat/>
    <w:uiPriority w:val="0"/>
  </w:style>
  <w:style w:type="paragraph" w:styleId="51">
    <w:name w:val="Body Text Indent 2"/>
    <w:basedOn w:val="1"/>
    <w:link w:val="114"/>
    <w:autoRedefine/>
    <w:semiHidden/>
    <w:qFormat/>
    <w:uiPriority w:val="0"/>
    <w:pPr>
      <w:spacing w:after="120" w:line="480" w:lineRule="auto"/>
      <w:ind w:left="360"/>
    </w:pPr>
  </w:style>
  <w:style w:type="paragraph" w:styleId="52">
    <w:name w:val="endnote text"/>
    <w:basedOn w:val="1"/>
    <w:link w:val="122"/>
    <w:autoRedefine/>
    <w:semiHidden/>
    <w:qFormat/>
    <w:uiPriority w:val="0"/>
    <w:rPr>
      <w:sz w:val="20"/>
    </w:rPr>
  </w:style>
  <w:style w:type="paragraph" w:styleId="53">
    <w:name w:val="List Continue 5"/>
    <w:basedOn w:val="1"/>
    <w:autoRedefine/>
    <w:semiHidden/>
    <w:qFormat/>
    <w:uiPriority w:val="0"/>
    <w:pPr>
      <w:spacing w:after="120"/>
      <w:ind w:left="1800"/>
      <w:contextualSpacing/>
    </w:pPr>
  </w:style>
  <w:style w:type="paragraph" w:styleId="54">
    <w:name w:val="Balloon Text"/>
    <w:basedOn w:val="1"/>
    <w:link w:val="106"/>
    <w:autoRedefine/>
    <w:semiHidden/>
    <w:qFormat/>
    <w:uiPriority w:val="0"/>
    <w:rPr>
      <w:rFonts w:ascii="Tahoma" w:hAnsi="Tahoma" w:cs="Tahoma"/>
      <w:sz w:val="16"/>
      <w:szCs w:val="16"/>
    </w:rPr>
  </w:style>
  <w:style w:type="paragraph" w:styleId="55">
    <w:name w:val="footer"/>
    <w:basedOn w:val="1"/>
    <w:link w:val="123"/>
    <w:autoRedefine/>
    <w:semiHidden/>
    <w:qFormat/>
    <w:uiPriority w:val="0"/>
    <w:pPr>
      <w:tabs>
        <w:tab w:val="center" w:pos="4680"/>
        <w:tab w:val="right" w:pos="9360"/>
      </w:tabs>
    </w:pPr>
  </w:style>
  <w:style w:type="paragraph" w:styleId="56">
    <w:name w:val="envelope return"/>
    <w:basedOn w:val="1"/>
    <w:autoRedefine/>
    <w:semiHidden/>
    <w:qFormat/>
    <w:uiPriority w:val="0"/>
    <w:rPr>
      <w:rFonts w:ascii="Cambria" w:hAnsi="Cambria"/>
      <w:sz w:val="20"/>
    </w:rPr>
  </w:style>
  <w:style w:type="paragraph" w:styleId="57">
    <w:name w:val="header"/>
    <w:basedOn w:val="1"/>
    <w:link w:val="125"/>
    <w:autoRedefine/>
    <w:semiHidden/>
    <w:qFormat/>
    <w:uiPriority w:val="0"/>
    <w:pPr>
      <w:tabs>
        <w:tab w:val="center" w:pos="4680"/>
        <w:tab w:val="right" w:pos="9360"/>
      </w:tabs>
    </w:pPr>
  </w:style>
  <w:style w:type="paragraph" w:styleId="58">
    <w:name w:val="Signature"/>
    <w:basedOn w:val="1"/>
    <w:link w:val="139"/>
    <w:autoRedefine/>
    <w:semiHidden/>
    <w:qFormat/>
    <w:uiPriority w:val="0"/>
    <w:pPr>
      <w:ind w:left="4320"/>
    </w:pPr>
  </w:style>
  <w:style w:type="paragraph" w:styleId="59">
    <w:name w:val="toc 1"/>
    <w:basedOn w:val="1"/>
    <w:next w:val="1"/>
    <w:autoRedefine/>
    <w:semiHidden/>
    <w:qFormat/>
    <w:uiPriority w:val="0"/>
  </w:style>
  <w:style w:type="paragraph" w:styleId="60">
    <w:name w:val="List Continue 4"/>
    <w:basedOn w:val="1"/>
    <w:autoRedefine/>
    <w:semiHidden/>
    <w:qFormat/>
    <w:uiPriority w:val="0"/>
    <w:pPr>
      <w:spacing w:after="120"/>
      <w:ind w:left="1440"/>
      <w:contextualSpacing/>
    </w:pPr>
  </w:style>
  <w:style w:type="paragraph" w:styleId="61">
    <w:name w:val="toc 4"/>
    <w:basedOn w:val="1"/>
    <w:next w:val="1"/>
    <w:autoRedefine/>
    <w:semiHidden/>
    <w:qFormat/>
    <w:uiPriority w:val="0"/>
    <w:pPr>
      <w:ind w:left="720"/>
    </w:pPr>
  </w:style>
  <w:style w:type="paragraph" w:styleId="62">
    <w:name w:val="index heading"/>
    <w:basedOn w:val="1"/>
    <w:next w:val="63"/>
    <w:autoRedefine/>
    <w:semiHidden/>
    <w:qFormat/>
    <w:uiPriority w:val="0"/>
    <w:rPr>
      <w:rFonts w:ascii="Cambria" w:hAnsi="Cambria"/>
      <w:b/>
      <w:bCs/>
    </w:rPr>
  </w:style>
  <w:style w:type="paragraph" w:styleId="63">
    <w:name w:val="index 1"/>
    <w:basedOn w:val="1"/>
    <w:next w:val="1"/>
    <w:autoRedefine/>
    <w:semiHidden/>
    <w:qFormat/>
    <w:uiPriority w:val="0"/>
    <w:pPr>
      <w:ind w:left="240" w:hanging="240"/>
    </w:pPr>
  </w:style>
  <w:style w:type="paragraph" w:styleId="64">
    <w:name w:val="Subtitle"/>
    <w:basedOn w:val="1"/>
    <w:next w:val="1"/>
    <w:link w:val="140"/>
    <w:autoRedefine/>
    <w:semiHidden/>
    <w:qFormat/>
    <w:uiPriority w:val="0"/>
    <w:pPr>
      <w:spacing w:after="60"/>
      <w:jc w:val="center"/>
      <w:outlineLvl w:val="1"/>
    </w:pPr>
    <w:rPr>
      <w:rFonts w:ascii="Cambria" w:hAnsi="Cambria"/>
      <w:szCs w:val="24"/>
    </w:rPr>
  </w:style>
  <w:style w:type="paragraph" w:styleId="65">
    <w:name w:val="List Number 5"/>
    <w:basedOn w:val="1"/>
    <w:autoRedefine/>
    <w:semiHidden/>
    <w:qFormat/>
    <w:uiPriority w:val="0"/>
    <w:pPr>
      <w:numPr>
        <w:ilvl w:val="0"/>
        <w:numId w:val="10"/>
      </w:numPr>
      <w:contextualSpacing/>
    </w:pPr>
  </w:style>
  <w:style w:type="paragraph" w:styleId="66">
    <w:name w:val="List"/>
    <w:basedOn w:val="1"/>
    <w:autoRedefine/>
    <w:semiHidden/>
    <w:qFormat/>
    <w:uiPriority w:val="0"/>
    <w:pPr>
      <w:ind w:left="360" w:hanging="360"/>
      <w:contextualSpacing/>
    </w:pPr>
  </w:style>
  <w:style w:type="paragraph" w:styleId="67">
    <w:name w:val="footnote text"/>
    <w:basedOn w:val="1"/>
    <w:link w:val="124"/>
    <w:autoRedefine/>
    <w:semiHidden/>
    <w:qFormat/>
    <w:uiPriority w:val="0"/>
    <w:rPr>
      <w:sz w:val="20"/>
    </w:rPr>
  </w:style>
  <w:style w:type="paragraph" w:styleId="68">
    <w:name w:val="toc 6"/>
    <w:basedOn w:val="1"/>
    <w:next w:val="1"/>
    <w:autoRedefine/>
    <w:semiHidden/>
    <w:qFormat/>
    <w:uiPriority w:val="0"/>
    <w:pPr>
      <w:ind w:left="1200"/>
    </w:pPr>
  </w:style>
  <w:style w:type="paragraph" w:styleId="69">
    <w:name w:val="List 5"/>
    <w:basedOn w:val="1"/>
    <w:autoRedefine/>
    <w:semiHidden/>
    <w:qFormat/>
    <w:uiPriority w:val="0"/>
    <w:pPr>
      <w:ind w:left="1800" w:hanging="360"/>
      <w:contextualSpacing/>
    </w:pPr>
  </w:style>
  <w:style w:type="paragraph" w:styleId="70">
    <w:name w:val="Body Text Indent 3"/>
    <w:basedOn w:val="1"/>
    <w:link w:val="115"/>
    <w:autoRedefine/>
    <w:semiHidden/>
    <w:qFormat/>
    <w:uiPriority w:val="0"/>
    <w:pPr>
      <w:spacing w:after="120"/>
      <w:ind w:left="360"/>
    </w:pPr>
    <w:rPr>
      <w:sz w:val="16"/>
      <w:szCs w:val="16"/>
    </w:rPr>
  </w:style>
  <w:style w:type="paragraph" w:styleId="71">
    <w:name w:val="index 7"/>
    <w:basedOn w:val="1"/>
    <w:next w:val="1"/>
    <w:autoRedefine/>
    <w:semiHidden/>
    <w:qFormat/>
    <w:uiPriority w:val="0"/>
    <w:pPr>
      <w:ind w:left="1680" w:hanging="240"/>
    </w:pPr>
  </w:style>
  <w:style w:type="paragraph" w:styleId="72">
    <w:name w:val="index 9"/>
    <w:basedOn w:val="1"/>
    <w:next w:val="1"/>
    <w:autoRedefine/>
    <w:semiHidden/>
    <w:qFormat/>
    <w:uiPriority w:val="0"/>
    <w:pPr>
      <w:ind w:left="2160" w:hanging="240"/>
    </w:pPr>
  </w:style>
  <w:style w:type="paragraph" w:styleId="73">
    <w:name w:val="table of figures"/>
    <w:basedOn w:val="1"/>
    <w:next w:val="1"/>
    <w:autoRedefine/>
    <w:semiHidden/>
    <w:qFormat/>
    <w:uiPriority w:val="0"/>
  </w:style>
  <w:style w:type="paragraph" w:styleId="74">
    <w:name w:val="toc 2"/>
    <w:basedOn w:val="1"/>
    <w:next w:val="1"/>
    <w:autoRedefine/>
    <w:semiHidden/>
    <w:qFormat/>
    <w:uiPriority w:val="0"/>
    <w:pPr>
      <w:ind w:left="240"/>
    </w:pPr>
  </w:style>
  <w:style w:type="paragraph" w:styleId="75">
    <w:name w:val="toc 9"/>
    <w:basedOn w:val="1"/>
    <w:next w:val="1"/>
    <w:autoRedefine/>
    <w:semiHidden/>
    <w:qFormat/>
    <w:uiPriority w:val="0"/>
    <w:pPr>
      <w:ind w:left="1920"/>
    </w:pPr>
  </w:style>
  <w:style w:type="paragraph" w:styleId="76">
    <w:name w:val="Body Text 2"/>
    <w:basedOn w:val="1"/>
    <w:link w:val="109"/>
    <w:autoRedefine/>
    <w:semiHidden/>
    <w:qFormat/>
    <w:uiPriority w:val="0"/>
    <w:pPr>
      <w:spacing w:after="120" w:line="480" w:lineRule="auto"/>
    </w:pPr>
  </w:style>
  <w:style w:type="paragraph" w:styleId="77">
    <w:name w:val="List 4"/>
    <w:basedOn w:val="1"/>
    <w:autoRedefine/>
    <w:semiHidden/>
    <w:qFormat/>
    <w:uiPriority w:val="0"/>
    <w:pPr>
      <w:ind w:left="1440" w:hanging="360"/>
      <w:contextualSpacing/>
    </w:pPr>
  </w:style>
  <w:style w:type="paragraph" w:styleId="78">
    <w:name w:val="List Continue 2"/>
    <w:basedOn w:val="1"/>
    <w:autoRedefine/>
    <w:semiHidden/>
    <w:qFormat/>
    <w:uiPriority w:val="0"/>
    <w:pPr>
      <w:spacing w:after="120"/>
      <w:ind w:left="720"/>
      <w:contextualSpacing/>
    </w:pPr>
  </w:style>
  <w:style w:type="paragraph" w:styleId="79">
    <w:name w:val="Message Header"/>
    <w:basedOn w:val="1"/>
    <w:link w:val="132"/>
    <w:autoRedefine/>
    <w:semiHidden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hanging="1080"/>
    </w:pPr>
    <w:rPr>
      <w:rFonts w:ascii="Cambria" w:hAnsi="Cambria"/>
      <w:szCs w:val="24"/>
    </w:rPr>
  </w:style>
  <w:style w:type="paragraph" w:styleId="80">
    <w:name w:val="HTML Preformatted"/>
    <w:basedOn w:val="1"/>
    <w:link w:val="127"/>
    <w:autoRedefine/>
    <w:semiHidden/>
    <w:qFormat/>
    <w:uiPriority w:val="0"/>
    <w:rPr>
      <w:rFonts w:ascii="Courier New" w:hAnsi="Courier New" w:cs="Courier New"/>
      <w:sz w:val="20"/>
    </w:rPr>
  </w:style>
  <w:style w:type="paragraph" w:styleId="81">
    <w:name w:val="Normal (Web)"/>
    <w:basedOn w:val="1"/>
    <w:autoRedefine/>
    <w:semiHidden/>
    <w:qFormat/>
    <w:uiPriority w:val="99"/>
    <w:rPr>
      <w:szCs w:val="24"/>
    </w:rPr>
  </w:style>
  <w:style w:type="paragraph" w:styleId="82">
    <w:name w:val="List Continue 3"/>
    <w:basedOn w:val="1"/>
    <w:autoRedefine/>
    <w:semiHidden/>
    <w:qFormat/>
    <w:uiPriority w:val="0"/>
    <w:pPr>
      <w:spacing w:after="120"/>
      <w:ind w:left="1080"/>
      <w:contextualSpacing/>
    </w:pPr>
  </w:style>
  <w:style w:type="paragraph" w:styleId="83">
    <w:name w:val="index 2"/>
    <w:basedOn w:val="1"/>
    <w:next w:val="1"/>
    <w:autoRedefine/>
    <w:semiHidden/>
    <w:qFormat/>
    <w:uiPriority w:val="0"/>
    <w:pPr>
      <w:ind w:left="480" w:hanging="240"/>
    </w:pPr>
  </w:style>
  <w:style w:type="paragraph" w:styleId="84">
    <w:name w:val="Title"/>
    <w:basedOn w:val="1"/>
    <w:next w:val="1"/>
    <w:link w:val="141"/>
    <w:autoRedefine/>
    <w:semiHidden/>
    <w:qFormat/>
    <w:uiPriority w:val="0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paragraph" w:styleId="85">
    <w:name w:val="annotation subject"/>
    <w:basedOn w:val="28"/>
    <w:next w:val="28"/>
    <w:link w:val="118"/>
    <w:autoRedefine/>
    <w:semiHidden/>
    <w:qFormat/>
    <w:uiPriority w:val="0"/>
    <w:rPr>
      <w:b/>
      <w:bCs/>
    </w:rPr>
  </w:style>
  <w:style w:type="paragraph" w:styleId="86">
    <w:name w:val="Body Text First Indent"/>
    <w:basedOn w:val="34"/>
    <w:link w:val="111"/>
    <w:autoRedefine/>
    <w:semiHidden/>
    <w:qFormat/>
    <w:uiPriority w:val="0"/>
    <w:pPr>
      <w:ind w:firstLine="210"/>
    </w:pPr>
  </w:style>
  <w:style w:type="paragraph" w:styleId="87">
    <w:name w:val="Body Text First Indent 2"/>
    <w:basedOn w:val="35"/>
    <w:link w:val="113"/>
    <w:autoRedefine/>
    <w:semiHidden/>
    <w:qFormat/>
    <w:uiPriority w:val="0"/>
    <w:pPr>
      <w:ind w:firstLine="210"/>
    </w:pPr>
  </w:style>
  <w:style w:type="table" w:styleId="89">
    <w:name w:val="Table Grid"/>
    <w:basedOn w:val="88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tc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tcBorders>
    </w:tcPr>
  </w:style>
  <w:style w:type="character" w:styleId="91">
    <w:name w:val="Strong"/>
    <w:autoRedefine/>
    <w:qFormat/>
    <w:uiPriority w:val="22"/>
    <w:rPr>
      <w:b/>
      <w:bCs/>
    </w:rPr>
  </w:style>
  <w:style w:type="character" w:styleId="92">
    <w:name w:val="page number"/>
    <w:basedOn w:val="90"/>
    <w:autoRedefine/>
    <w:semiHidden/>
    <w:qFormat/>
    <w:uiPriority w:val="0"/>
  </w:style>
  <w:style w:type="character" w:styleId="93">
    <w:name w:val="Hyperlink"/>
    <w:autoRedefine/>
    <w:semiHidden/>
    <w:qFormat/>
    <w:uiPriority w:val="0"/>
    <w:rPr>
      <w:color w:val="0000FF"/>
      <w:u w:val="single"/>
    </w:rPr>
  </w:style>
  <w:style w:type="character" w:styleId="94">
    <w:name w:val="annotation reference"/>
    <w:autoRedefine/>
    <w:semiHidden/>
    <w:qFormat/>
    <w:uiPriority w:val="0"/>
    <w:rPr>
      <w:sz w:val="16"/>
      <w:szCs w:val="16"/>
    </w:rPr>
  </w:style>
  <w:style w:type="character" w:customStyle="1" w:styleId="95">
    <w:name w:val="Heading 1 Char"/>
    <w:link w:val="3"/>
    <w:autoRedefine/>
    <w:semiHidden/>
    <w:qFormat/>
    <w:uiPriority w:val="0"/>
    <w:rPr>
      <w:b/>
      <w:bCs/>
      <w:kern w:val="32"/>
      <w:sz w:val="24"/>
      <w:szCs w:val="24"/>
    </w:rPr>
  </w:style>
  <w:style w:type="character" w:customStyle="1" w:styleId="96">
    <w:name w:val="Heading 2 Char"/>
    <w:link w:val="4"/>
    <w:autoRedefine/>
    <w:semiHidden/>
    <w:qFormat/>
    <w:uiPriority w:val="0"/>
    <w:rPr>
      <w:rFonts w:ascii="Cambria" w:hAnsi="Cambria"/>
      <w:b/>
      <w:bCs/>
      <w:i/>
      <w:iCs/>
      <w:sz w:val="28"/>
      <w:szCs w:val="28"/>
    </w:rPr>
  </w:style>
  <w:style w:type="character" w:customStyle="1" w:styleId="97">
    <w:name w:val="Heading 5 Char"/>
    <w:link w:val="7"/>
    <w:autoRedefine/>
    <w:semiHidden/>
    <w:qFormat/>
    <w:uiPriority w:val="0"/>
    <w:rPr>
      <w:rFonts w:ascii="Calibri" w:hAnsi="Calibri"/>
      <w:b/>
      <w:bCs/>
      <w:i/>
      <w:iCs/>
      <w:sz w:val="26"/>
      <w:szCs w:val="26"/>
    </w:rPr>
  </w:style>
  <w:style w:type="character" w:customStyle="1" w:styleId="98">
    <w:name w:val="Heading 6 Char"/>
    <w:link w:val="8"/>
    <w:autoRedefine/>
    <w:semiHidden/>
    <w:qFormat/>
    <w:uiPriority w:val="0"/>
    <w:rPr>
      <w:rFonts w:ascii="Calibri" w:hAnsi="Calibri"/>
      <w:b/>
      <w:bCs/>
      <w:sz w:val="22"/>
      <w:szCs w:val="22"/>
    </w:rPr>
  </w:style>
  <w:style w:type="character" w:customStyle="1" w:styleId="99">
    <w:name w:val="Heading 7 Char"/>
    <w:link w:val="9"/>
    <w:autoRedefine/>
    <w:semiHidden/>
    <w:qFormat/>
    <w:uiPriority w:val="0"/>
    <w:rPr>
      <w:rFonts w:ascii="Calibri" w:hAnsi="Calibri"/>
      <w:sz w:val="24"/>
      <w:szCs w:val="24"/>
    </w:rPr>
  </w:style>
  <w:style w:type="character" w:customStyle="1" w:styleId="100">
    <w:name w:val="Heading 8 Char"/>
    <w:link w:val="10"/>
    <w:autoRedefine/>
    <w:semiHidden/>
    <w:qFormat/>
    <w:uiPriority w:val="0"/>
    <w:rPr>
      <w:rFonts w:ascii="Calibri" w:hAnsi="Calibri"/>
      <w:i/>
      <w:iCs/>
      <w:sz w:val="24"/>
      <w:szCs w:val="24"/>
    </w:rPr>
  </w:style>
  <w:style w:type="character" w:customStyle="1" w:styleId="101">
    <w:name w:val="Heading 9 Char"/>
    <w:link w:val="11"/>
    <w:autoRedefine/>
    <w:semiHidden/>
    <w:qFormat/>
    <w:uiPriority w:val="0"/>
    <w:rPr>
      <w:rFonts w:ascii="Cambria" w:hAnsi="Cambria"/>
      <w:sz w:val="22"/>
      <w:szCs w:val="22"/>
    </w:rPr>
  </w:style>
  <w:style w:type="paragraph" w:customStyle="1" w:styleId="102">
    <w:name w:val="SM Heading"/>
    <w:basedOn w:val="3"/>
    <w:autoRedefine/>
    <w:qFormat/>
    <w:uiPriority w:val="0"/>
  </w:style>
  <w:style w:type="paragraph" w:customStyle="1" w:styleId="103">
    <w:name w:val="SM Subheading"/>
    <w:basedOn w:val="1"/>
    <w:autoRedefine/>
    <w:qFormat/>
    <w:uiPriority w:val="0"/>
    <w:rPr>
      <w:u w:val="words"/>
    </w:rPr>
  </w:style>
  <w:style w:type="paragraph" w:customStyle="1" w:styleId="104">
    <w:name w:val="SM Text"/>
    <w:basedOn w:val="1"/>
    <w:autoRedefine/>
    <w:qFormat/>
    <w:uiPriority w:val="0"/>
    <w:pPr>
      <w:ind w:firstLine="480"/>
    </w:pPr>
  </w:style>
  <w:style w:type="paragraph" w:customStyle="1" w:styleId="105">
    <w:name w:val="SM caption"/>
    <w:basedOn w:val="104"/>
    <w:autoRedefine/>
    <w:qFormat/>
    <w:uiPriority w:val="0"/>
    <w:pPr>
      <w:ind w:firstLine="0"/>
    </w:pPr>
  </w:style>
  <w:style w:type="character" w:customStyle="1" w:styleId="106">
    <w:name w:val="Balloon Text Char"/>
    <w:link w:val="54"/>
    <w:autoRedefine/>
    <w:semiHidden/>
    <w:qFormat/>
    <w:uiPriority w:val="0"/>
    <w:rPr>
      <w:rFonts w:ascii="Tahoma" w:hAnsi="Tahoma" w:cs="Tahoma"/>
      <w:sz w:val="16"/>
      <w:szCs w:val="16"/>
    </w:rPr>
  </w:style>
  <w:style w:type="paragraph" w:customStyle="1" w:styleId="107">
    <w:name w:val="Bibliography"/>
    <w:basedOn w:val="1"/>
    <w:next w:val="1"/>
    <w:autoRedefine/>
    <w:semiHidden/>
    <w:qFormat/>
    <w:uiPriority w:val="37"/>
  </w:style>
  <w:style w:type="character" w:customStyle="1" w:styleId="108">
    <w:name w:val="Body Text Char"/>
    <w:link w:val="34"/>
    <w:autoRedefine/>
    <w:semiHidden/>
    <w:qFormat/>
    <w:uiPriority w:val="0"/>
    <w:rPr>
      <w:sz w:val="24"/>
    </w:rPr>
  </w:style>
  <w:style w:type="character" w:customStyle="1" w:styleId="109">
    <w:name w:val="Body Text 2 Char"/>
    <w:link w:val="76"/>
    <w:autoRedefine/>
    <w:semiHidden/>
    <w:qFormat/>
    <w:uiPriority w:val="0"/>
    <w:rPr>
      <w:sz w:val="24"/>
    </w:rPr>
  </w:style>
  <w:style w:type="character" w:customStyle="1" w:styleId="110">
    <w:name w:val="Body Text 3 Char"/>
    <w:link w:val="31"/>
    <w:autoRedefine/>
    <w:semiHidden/>
    <w:qFormat/>
    <w:uiPriority w:val="0"/>
    <w:rPr>
      <w:sz w:val="16"/>
      <w:szCs w:val="16"/>
    </w:rPr>
  </w:style>
  <w:style w:type="character" w:customStyle="1" w:styleId="111">
    <w:name w:val="Body Text First Indent Char"/>
    <w:basedOn w:val="108"/>
    <w:link w:val="86"/>
    <w:autoRedefine/>
    <w:semiHidden/>
    <w:qFormat/>
    <w:uiPriority w:val="0"/>
    <w:rPr>
      <w:sz w:val="24"/>
    </w:rPr>
  </w:style>
  <w:style w:type="character" w:customStyle="1" w:styleId="112">
    <w:name w:val="Body Text Indent Char"/>
    <w:link w:val="35"/>
    <w:autoRedefine/>
    <w:semiHidden/>
    <w:qFormat/>
    <w:uiPriority w:val="0"/>
    <w:rPr>
      <w:sz w:val="24"/>
    </w:rPr>
  </w:style>
  <w:style w:type="character" w:customStyle="1" w:styleId="113">
    <w:name w:val="Body Text First Indent 2 Char"/>
    <w:basedOn w:val="112"/>
    <w:link w:val="87"/>
    <w:autoRedefine/>
    <w:semiHidden/>
    <w:qFormat/>
    <w:uiPriority w:val="0"/>
    <w:rPr>
      <w:sz w:val="24"/>
    </w:rPr>
  </w:style>
  <w:style w:type="character" w:customStyle="1" w:styleId="114">
    <w:name w:val="Body Text Indent 2 Char"/>
    <w:link w:val="51"/>
    <w:autoRedefine/>
    <w:semiHidden/>
    <w:qFormat/>
    <w:uiPriority w:val="0"/>
    <w:rPr>
      <w:sz w:val="24"/>
    </w:rPr>
  </w:style>
  <w:style w:type="character" w:customStyle="1" w:styleId="115">
    <w:name w:val="Body Text Indent 3 Char"/>
    <w:link w:val="70"/>
    <w:autoRedefine/>
    <w:semiHidden/>
    <w:qFormat/>
    <w:uiPriority w:val="0"/>
    <w:rPr>
      <w:sz w:val="16"/>
      <w:szCs w:val="16"/>
    </w:rPr>
  </w:style>
  <w:style w:type="character" w:customStyle="1" w:styleId="116">
    <w:name w:val="Closing Char"/>
    <w:link w:val="32"/>
    <w:autoRedefine/>
    <w:semiHidden/>
    <w:qFormat/>
    <w:uiPriority w:val="0"/>
    <w:rPr>
      <w:sz w:val="24"/>
    </w:rPr>
  </w:style>
  <w:style w:type="character" w:customStyle="1" w:styleId="117">
    <w:name w:val="Comment Text Char"/>
    <w:basedOn w:val="90"/>
    <w:link w:val="28"/>
    <w:autoRedefine/>
    <w:semiHidden/>
    <w:qFormat/>
    <w:uiPriority w:val="0"/>
  </w:style>
  <w:style w:type="character" w:customStyle="1" w:styleId="118">
    <w:name w:val="Comment Subject Char"/>
    <w:link w:val="85"/>
    <w:autoRedefine/>
    <w:semiHidden/>
    <w:qFormat/>
    <w:uiPriority w:val="0"/>
    <w:rPr>
      <w:b/>
      <w:bCs/>
    </w:rPr>
  </w:style>
  <w:style w:type="character" w:customStyle="1" w:styleId="119">
    <w:name w:val="Date Char"/>
    <w:link w:val="50"/>
    <w:autoRedefine/>
    <w:semiHidden/>
    <w:qFormat/>
    <w:uiPriority w:val="0"/>
    <w:rPr>
      <w:sz w:val="24"/>
    </w:rPr>
  </w:style>
  <w:style w:type="character" w:customStyle="1" w:styleId="120">
    <w:name w:val="Document Map Char"/>
    <w:link w:val="26"/>
    <w:autoRedefine/>
    <w:semiHidden/>
    <w:qFormat/>
    <w:uiPriority w:val="0"/>
    <w:rPr>
      <w:rFonts w:ascii="Tahoma" w:hAnsi="Tahoma" w:cs="Tahoma"/>
      <w:sz w:val="16"/>
      <w:szCs w:val="16"/>
    </w:rPr>
  </w:style>
  <w:style w:type="character" w:customStyle="1" w:styleId="121">
    <w:name w:val="E-mail Signature Char"/>
    <w:link w:val="19"/>
    <w:autoRedefine/>
    <w:semiHidden/>
    <w:qFormat/>
    <w:uiPriority w:val="0"/>
    <w:rPr>
      <w:sz w:val="24"/>
    </w:rPr>
  </w:style>
  <w:style w:type="character" w:customStyle="1" w:styleId="122">
    <w:name w:val="Endnote Text Char"/>
    <w:basedOn w:val="90"/>
    <w:link w:val="52"/>
    <w:autoRedefine/>
    <w:semiHidden/>
    <w:qFormat/>
    <w:uiPriority w:val="0"/>
  </w:style>
  <w:style w:type="character" w:customStyle="1" w:styleId="123">
    <w:name w:val="Footer Char"/>
    <w:link w:val="55"/>
    <w:autoRedefine/>
    <w:semiHidden/>
    <w:qFormat/>
    <w:uiPriority w:val="0"/>
    <w:rPr>
      <w:sz w:val="24"/>
    </w:rPr>
  </w:style>
  <w:style w:type="character" w:customStyle="1" w:styleId="124">
    <w:name w:val="Footnote Text Char"/>
    <w:basedOn w:val="90"/>
    <w:link w:val="67"/>
    <w:autoRedefine/>
    <w:semiHidden/>
    <w:qFormat/>
    <w:uiPriority w:val="0"/>
  </w:style>
  <w:style w:type="character" w:customStyle="1" w:styleId="125">
    <w:name w:val="Header Char"/>
    <w:link w:val="57"/>
    <w:autoRedefine/>
    <w:semiHidden/>
    <w:qFormat/>
    <w:uiPriority w:val="0"/>
    <w:rPr>
      <w:sz w:val="24"/>
    </w:rPr>
  </w:style>
  <w:style w:type="character" w:customStyle="1" w:styleId="126">
    <w:name w:val="HTML Address Char"/>
    <w:link w:val="41"/>
    <w:autoRedefine/>
    <w:semiHidden/>
    <w:qFormat/>
    <w:uiPriority w:val="0"/>
    <w:rPr>
      <w:i/>
      <w:iCs/>
      <w:sz w:val="24"/>
    </w:rPr>
  </w:style>
  <w:style w:type="character" w:customStyle="1" w:styleId="127">
    <w:name w:val="HTML Preformatted Char"/>
    <w:link w:val="80"/>
    <w:autoRedefine/>
    <w:semiHidden/>
    <w:qFormat/>
    <w:uiPriority w:val="0"/>
    <w:rPr>
      <w:rFonts w:ascii="Courier New" w:hAnsi="Courier New" w:cs="Courier New"/>
    </w:rPr>
  </w:style>
  <w:style w:type="paragraph" w:styleId="128">
    <w:name w:val="Intense Quote"/>
    <w:basedOn w:val="1"/>
    <w:next w:val="1"/>
    <w:link w:val="129"/>
    <w:autoRedefine/>
    <w:semiHidden/>
    <w:qFormat/>
    <w:uiPriority w:val="30"/>
    <w:pPr>
      <w:pBdr>
        <w:bottom w:val="single" w:color="4F81BD" w:sz="4" w:space="4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129">
    <w:name w:val="Intense Quote Char"/>
    <w:link w:val="128"/>
    <w:autoRedefine/>
    <w:semiHidden/>
    <w:qFormat/>
    <w:uiPriority w:val="30"/>
    <w:rPr>
      <w:b/>
      <w:bCs/>
      <w:i/>
      <w:iCs/>
      <w:color w:val="4F81BD"/>
      <w:sz w:val="24"/>
    </w:rPr>
  </w:style>
  <w:style w:type="paragraph" w:styleId="130">
    <w:name w:val="List Paragraph"/>
    <w:basedOn w:val="1"/>
    <w:autoRedefine/>
    <w:semiHidden/>
    <w:qFormat/>
    <w:uiPriority w:val="34"/>
    <w:pPr>
      <w:ind w:left="720"/>
    </w:pPr>
  </w:style>
  <w:style w:type="character" w:customStyle="1" w:styleId="131">
    <w:name w:val="Macro Text Char"/>
    <w:link w:val="2"/>
    <w:autoRedefine/>
    <w:semiHidden/>
    <w:qFormat/>
    <w:uiPriority w:val="0"/>
    <w:rPr>
      <w:rFonts w:ascii="Courier New" w:hAnsi="Courier New" w:cs="Courier New"/>
      <w:lang w:val="en-US" w:eastAsia="en-US" w:bidi="ar-SA"/>
    </w:rPr>
  </w:style>
  <w:style w:type="character" w:customStyle="1" w:styleId="132">
    <w:name w:val="Message Header Char"/>
    <w:link w:val="79"/>
    <w:autoRedefine/>
    <w:semiHidden/>
    <w:qFormat/>
    <w:uiPriority w:val="0"/>
    <w:rPr>
      <w:rFonts w:ascii="Cambria" w:hAnsi="Cambria"/>
      <w:sz w:val="24"/>
      <w:szCs w:val="24"/>
      <w:shd w:val="pct20" w:color="auto" w:fill="auto"/>
    </w:rPr>
  </w:style>
  <w:style w:type="paragraph" w:styleId="133">
    <w:name w:val="No Spacing"/>
    <w:autoRedefine/>
    <w:semiHidden/>
    <w:qFormat/>
    <w:uiPriority w:val="1"/>
    <w:rPr>
      <w:rFonts w:ascii="Times New Roman" w:hAnsi="Times New Roman" w:eastAsia="Times New Roman" w:cs="Times New Roman"/>
      <w:sz w:val="24"/>
      <w:lang w:val="en-US" w:eastAsia="en-US" w:bidi="ar-SA"/>
    </w:rPr>
  </w:style>
  <w:style w:type="character" w:customStyle="1" w:styleId="134">
    <w:name w:val="Note Heading Char"/>
    <w:link w:val="16"/>
    <w:autoRedefine/>
    <w:semiHidden/>
    <w:qFormat/>
    <w:uiPriority w:val="0"/>
    <w:rPr>
      <w:sz w:val="24"/>
    </w:rPr>
  </w:style>
  <w:style w:type="character" w:customStyle="1" w:styleId="135">
    <w:name w:val="Plain Text Char"/>
    <w:link w:val="45"/>
    <w:autoRedefine/>
    <w:semiHidden/>
    <w:qFormat/>
    <w:uiPriority w:val="0"/>
    <w:rPr>
      <w:rFonts w:ascii="Courier New" w:hAnsi="Courier New" w:cs="Courier New"/>
    </w:rPr>
  </w:style>
  <w:style w:type="paragraph" w:styleId="136">
    <w:name w:val="Quote"/>
    <w:basedOn w:val="1"/>
    <w:next w:val="1"/>
    <w:link w:val="137"/>
    <w:autoRedefine/>
    <w:semiHidden/>
    <w:qFormat/>
    <w:uiPriority w:val="29"/>
    <w:rPr>
      <w:i/>
      <w:iCs/>
      <w:color w:val="000000"/>
    </w:rPr>
  </w:style>
  <w:style w:type="character" w:customStyle="1" w:styleId="137">
    <w:name w:val="Quote Char"/>
    <w:link w:val="136"/>
    <w:autoRedefine/>
    <w:semiHidden/>
    <w:qFormat/>
    <w:uiPriority w:val="29"/>
    <w:rPr>
      <w:i/>
      <w:iCs/>
      <w:color w:val="000000"/>
      <w:sz w:val="24"/>
    </w:rPr>
  </w:style>
  <w:style w:type="character" w:customStyle="1" w:styleId="138">
    <w:name w:val="Salutation Char"/>
    <w:link w:val="30"/>
    <w:autoRedefine/>
    <w:semiHidden/>
    <w:qFormat/>
    <w:uiPriority w:val="0"/>
    <w:rPr>
      <w:sz w:val="24"/>
    </w:rPr>
  </w:style>
  <w:style w:type="character" w:customStyle="1" w:styleId="139">
    <w:name w:val="Signature Char"/>
    <w:link w:val="58"/>
    <w:autoRedefine/>
    <w:semiHidden/>
    <w:qFormat/>
    <w:uiPriority w:val="0"/>
    <w:rPr>
      <w:sz w:val="24"/>
    </w:rPr>
  </w:style>
  <w:style w:type="character" w:customStyle="1" w:styleId="140">
    <w:name w:val="Subtitle Char"/>
    <w:link w:val="64"/>
    <w:autoRedefine/>
    <w:semiHidden/>
    <w:qFormat/>
    <w:uiPriority w:val="0"/>
    <w:rPr>
      <w:rFonts w:ascii="Cambria" w:hAnsi="Cambria"/>
      <w:sz w:val="24"/>
      <w:szCs w:val="24"/>
    </w:rPr>
  </w:style>
  <w:style w:type="character" w:customStyle="1" w:styleId="141">
    <w:name w:val="Title Char"/>
    <w:link w:val="84"/>
    <w:autoRedefine/>
    <w:semiHidden/>
    <w:qFormat/>
    <w:uiPriority w:val="0"/>
    <w:rPr>
      <w:rFonts w:ascii="Cambria" w:hAnsi="Cambria"/>
      <w:b/>
      <w:bCs/>
      <w:kern w:val="28"/>
      <w:sz w:val="32"/>
      <w:szCs w:val="32"/>
    </w:rPr>
  </w:style>
  <w:style w:type="paragraph" w:customStyle="1" w:styleId="142">
    <w:name w:val="TOC Heading"/>
    <w:basedOn w:val="3"/>
    <w:next w:val="1"/>
    <w:autoRedefine/>
    <w:semiHidden/>
    <w:unhideWhenUsed/>
    <w:qFormat/>
    <w:uiPriority w:val="39"/>
    <w:pPr>
      <w:outlineLvl w:val="9"/>
    </w:pPr>
    <w:rPr>
      <w:rFonts w:ascii="Cambria" w:hAnsi="Cambria"/>
      <w:sz w:val="32"/>
      <w:szCs w:val="32"/>
    </w:rPr>
  </w:style>
  <w:style w:type="paragraph" w:customStyle="1" w:styleId="143">
    <w:name w:val="body-copy-normal"/>
    <w:basedOn w:val="1"/>
    <w:autoRedefine/>
    <w:qFormat/>
    <w:uiPriority w:val="0"/>
    <w:pPr>
      <w:spacing w:before="100" w:beforeAutospacing="1" w:after="100" w:afterAutospacing="1"/>
    </w:pPr>
    <w:rPr>
      <w:szCs w:val="24"/>
    </w:rPr>
  </w:style>
  <w:style w:type="paragraph" w:customStyle="1" w:styleId="144">
    <w:name w:val="body-copy-ndent"/>
    <w:basedOn w:val="1"/>
    <w:autoRedefine/>
    <w:qFormat/>
    <w:uiPriority w:val="0"/>
    <w:pPr>
      <w:spacing w:before="100" w:beforeAutospacing="1" w:after="100" w:afterAutospacing="1"/>
    </w:pPr>
    <w:rPr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microsoft.com/office/2011/relationships/people" Target="people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AAAS</Company>
  <Pages>11</Pages>
  <Words>578</Words>
  <Characters>3246</Characters>
  <Lines>27</Lines>
  <Paragraphs>7</Paragraphs>
  <TotalTime>1</TotalTime>
  <ScaleCrop>false</ScaleCrop>
  <LinksUpToDate>false</LinksUpToDate>
  <CharactersWithSpaces>3817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2023-03-29T17:55:00Z</dcterms:created>
  <dc:creator>Brooks Hanson;Dawit Tegbaru;Brian Sedora</dc:creator>
  <cp:lastModifiedBy>Ji Haomin</cp:lastModifiedBy>
  <cp:lastPrinted>2014-09-30T16:49:00Z</cp:lastPrinted>
  <dcterms:modified xsi:type="dcterms:W3CDTF">2024-05-23T18:26:47Z</dcterms:modified>
  <dc:title>Supporting Online Material for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8F6344C7D24D4D7784DD16CD7CF73E26_12</vt:lpwstr>
  </property>
</Properties>
</file>